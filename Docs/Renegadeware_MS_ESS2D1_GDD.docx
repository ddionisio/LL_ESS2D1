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r>
        <w:rPr>
          <w:rFonts w:ascii="Roboto" w:eastAsia="Roboto" w:hAnsi="Roboto" w:cs="Roboto"/>
        </w:rPr>
        <w:t>Renegadeware</w:t>
      </w:r>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w6tltitkroxf" w:colFirst="0" w:colLast="0"/>
      <w:bookmarkEnd w:id="4"/>
      <w:r>
        <w:t>Table of Contents</w:t>
      </w:r>
    </w:p>
    <w:p w14:paraId="5E705534" w14:textId="77777777" w:rsidR="00D72E24" w:rsidRDefault="00D72E24">
      <w:pPr>
        <w:rPr>
          <w:color w:val="0000FF"/>
        </w:rPr>
      </w:pPr>
    </w:p>
    <w:sdt>
      <w:sdtPr>
        <w:id w:val="-1097712933"/>
        <w:docPartObj>
          <w:docPartGallery w:val="Table of Contents"/>
          <w:docPartUnique/>
        </w:docPartObj>
      </w:sdtPr>
      <w:sdtContent>
        <w:p w14:paraId="1681A7C0" w14:textId="77777777" w:rsidR="00D72E2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070D2DE5" w14:textId="77777777" w:rsidR="00D72E24" w:rsidRDefault="00000000">
          <w:pPr>
            <w:numPr>
              <w:ilvl w:val="0"/>
              <w:numId w:val="17"/>
            </w:numPr>
            <w:spacing w:before="200" w:line="240" w:lineRule="auto"/>
          </w:pPr>
          <w:hyperlink w:anchor="_b1zghxqkrdaf">
            <w:r>
              <w:rPr>
                <w:color w:val="1155CC"/>
                <w:u w:val="single"/>
              </w:rPr>
              <w:t>Game Overview</w:t>
            </w:r>
          </w:hyperlink>
        </w:p>
        <w:p w14:paraId="1FA66610" w14:textId="77777777" w:rsidR="00D72E24" w:rsidRDefault="00000000">
          <w:pPr>
            <w:numPr>
              <w:ilvl w:val="1"/>
              <w:numId w:val="17"/>
            </w:numPr>
            <w:spacing w:line="240" w:lineRule="auto"/>
          </w:pPr>
          <w:hyperlink w:anchor="_z5ktqn5ud51k">
            <w:r>
              <w:rPr>
                <w:color w:val="1155CC"/>
                <w:u w:val="single"/>
              </w:rPr>
              <w:t>Target Learning Objective (LO)</w:t>
            </w:r>
          </w:hyperlink>
        </w:p>
        <w:p w14:paraId="4DA62C4F" w14:textId="77777777" w:rsidR="00D72E24" w:rsidRDefault="00000000">
          <w:pPr>
            <w:numPr>
              <w:ilvl w:val="1"/>
              <w:numId w:val="17"/>
            </w:numPr>
            <w:spacing w:line="240" w:lineRule="auto"/>
          </w:pPr>
          <w:hyperlink w:anchor="_3yxrcs6fft7v">
            <w:r>
              <w:rPr>
                <w:color w:val="1155CC"/>
                <w:u w:val="single"/>
              </w:rPr>
              <w:t>Demographics - Target Audience</w:t>
            </w:r>
          </w:hyperlink>
        </w:p>
        <w:p w14:paraId="7AFEAAE3" w14:textId="77777777" w:rsidR="00D72E24" w:rsidRDefault="00000000">
          <w:pPr>
            <w:numPr>
              <w:ilvl w:val="1"/>
              <w:numId w:val="17"/>
            </w:numPr>
            <w:spacing w:line="240" w:lineRule="auto"/>
          </w:pPr>
          <w:hyperlink w:anchor="_nlv81sxv1tad">
            <w:r>
              <w:rPr>
                <w:color w:val="1155CC"/>
                <w:u w:val="single"/>
              </w:rPr>
              <w:t>Genre / Theme / Setting</w:t>
            </w:r>
          </w:hyperlink>
        </w:p>
        <w:p w14:paraId="16EEBEA7" w14:textId="77777777" w:rsidR="00D72E24" w:rsidRDefault="00000000">
          <w:pPr>
            <w:numPr>
              <w:ilvl w:val="1"/>
              <w:numId w:val="17"/>
            </w:numPr>
            <w:spacing w:line="240" w:lineRule="auto"/>
          </w:pPr>
          <w:hyperlink w:anchor="_6i3cn420ishz">
            <w:r>
              <w:rPr>
                <w:color w:val="1155CC"/>
                <w:u w:val="single"/>
              </w:rPr>
              <w:t>Core Gameplay Summary</w:t>
            </w:r>
          </w:hyperlink>
        </w:p>
        <w:p w14:paraId="6014CDA1" w14:textId="77777777" w:rsidR="00D72E24" w:rsidRDefault="00000000">
          <w:pPr>
            <w:numPr>
              <w:ilvl w:val="1"/>
              <w:numId w:val="17"/>
            </w:numPr>
            <w:spacing w:line="240" w:lineRule="auto"/>
          </w:pPr>
          <w:hyperlink w:anchor="_7wdt5h23tvzo">
            <w:r>
              <w:rPr>
                <w:color w:val="1155CC"/>
                <w:u w:val="single"/>
              </w:rPr>
              <w:t>Look and Feel</w:t>
            </w:r>
          </w:hyperlink>
        </w:p>
        <w:p w14:paraId="192185D6" w14:textId="77777777" w:rsidR="00D72E24" w:rsidRDefault="00000000">
          <w:pPr>
            <w:numPr>
              <w:ilvl w:val="1"/>
              <w:numId w:val="17"/>
            </w:numPr>
            <w:spacing w:line="240" w:lineRule="auto"/>
          </w:pPr>
          <w:hyperlink w:anchor="_z6u0mxcbjqkh">
            <w:r>
              <w:rPr>
                <w:color w:val="1155CC"/>
                <w:u w:val="single"/>
              </w:rPr>
              <w:t>Target Platform(s)</w:t>
            </w:r>
          </w:hyperlink>
        </w:p>
        <w:p w14:paraId="36182F3F" w14:textId="77777777" w:rsidR="00D72E24" w:rsidRDefault="00000000">
          <w:pPr>
            <w:numPr>
              <w:ilvl w:val="0"/>
              <w:numId w:val="17"/>
            </w:numPr>
            <w:spacing w:line="240" w:lineRule="auto"/>
          </w:pPr>
          <w:hyperlink w:anchor="_gpxmptz7kx5l">
            <w:r>
              <w:rPr>
                <w:color w:val="1155CC"/>
                <w:u w:val="single"/>
              </w:rPr>
              <w:t>Game Flow</w:t>
            </w:r>
          </w:hyperlink>
        </w:p>
        <w:p w14:paraId="58D948D2" w14:textId="77777777" w:rsidR="00D72E24" w:rsidRDefault="00000000">
          <w:pPr>
            <w:numPr>
              <w:ilvl w:val="1"/>
              <w:numId w:val="17"/>
            </w:numPr>
            <w:spacing w:line="240" w:lineRule="auto"/>
          </w:pPr>
          <w:hyperlink w:anchor="_vzqju6qz195s">
            <w:r>
              <w:rPr>
                <w:color w:val="1155CC"/>
                <w:u w:val="single"/>
              </w:rPr>
              <w:t>Part 1 - [Name of this Portion of the Game]</w:t>
            </w:r>
          </w:hyperlink>
        </w:p>
        <w:p w14:paraId="22CB7E54" w14:textId="77777777" w:rsidR="00D72E24" w:rsidRDefault="00000000">
          <w:pPr>
            <w:numPr>
              <w:ilvl w:val="2"/>
              <w:numId w:val="17"/>
            </w:numPr>
            <w:spacing w:line="240" w:lineRule="auto"/>
          </w:pPr>
          <w:hyperlink w:anchor="_7rj3x13wsu21">
            <w:r>
              <w:rPr>
                <w:color w:val="1155CC"/>
                <w:u w:val="single"/>
              </w:rPr>
              <w:t>L.O. Concept(s) Covered</w:t>
            </w:r>
          </w:hyperlink>
        </w:p>
        <w:p w14:paraId="73BA0E6A" w14:textId="77777777" w:rsidR="00D72E24" w:rsidRDefault="00000000">
          <w:pPr>
            <w:numPr>
              <w:ilvl w:val="2"/>
              <w:numId w:val="17"/>
            </w:numPr>
            <w:spacing w:line="240" w:lineRule="auto"/>
          </w:pPr>
          <w:hyperlink w:anchor="_w93n9hjgibra">
            <w:r>
              <w:rPr>
                <w:color w:val="1155CC"/>
                <w:u w:val="single"/>
              </w:rPr>
              <w:t>Summary</w:t>
            </w:r>
          </w:hyperlink>
        </w:p>
        <w:p w14:paraId="43C7F7A9" w14:textId="77777777" w:rsidR="00D72E24" w:rsidRDefault="00000000">
          <w:pPr>
            <w:numPr>
              <w:ilvl w:val="2"/>
              <w:numId w:val="17"/>
            </w:numPr>
            <w:spacing w:line="240" w:lineRule="auto"/>
          </w:pPr>
          <w:hyperlink w:anchor="_nh90sk5jeis7">
            <w:r>
              <w:rPr>
                <w:color w:val="1155CC"/>
                <w:u w:val="single"/>
              </w:rPr>
              <w:t>Mechanics</w:t>
            </w:r>
          </w:hyperlink>
        </w:p>
        <w:p w14:paraId="6974F1AC" w14:textId="77777777" w:rsidR="00D72E24" w:rsidRDefault="00000000">
          <w:pPr>
            <w:numPr>
              <w:ilvl w:val="2"/>
              <w:numId w:val="17"/>
            </w:numPr>
            <w:spacing w:line="240" w:lineRule="auto"/>
          </w:pPr>
          <w:hyperlink w:anchor="_qgyue44qr7pc">
            <w:r>
              <w:rPr>
                <w:color w:val="1155CC"/>
                <w:u w:val="single"/>
              </w:rPr>
              <w:t>Losing Gameplay / Incorrect Concept Understanding</w:t>
            </w:r>
          </w:hyperlink>
        </w:p>
        <w:p w14:paraId="4668472C" w14:textId="77777777" w:rsidR="00D72E24" w:rsidRDefault="00000000">
          <w:pPr>
            <w:numPr>
              <w:ilvl w:val="2"/>
              <w:numId w:val="17"/>
            </w:numPr>
            <w:spacing w:line="240" w:lineRule="auto"/>
          </w:pPr>
          <w:hyperlink w:anchor="_t28n5k8jjlvp">
            <w:r>
              <w:rPr>
                <w:color w:val="1155CC"/>
                <w:u w:val="single"/>
              </w:rPr>
              <w:t>Mockups</w:t>
            </w:r>
          </w:hyperlink>
        </w:p>
        <w:p w14:paraId="297F4E35" w14:textId="77777777" w:rsidR="00D72E24" w:rsidRDefault="00000000">
          <w:pPr>
            <w:numPr>
              <w:ilvl w:val="1"/>
              <w:numId w:val="17"/>
            </w:numPr>
            <w:spacing w:line="240" w:lineRule="auto"/>
          </w:pPr>
          <w:hyperlink w:anchor="_hcjn0t11npa8">
            <w:r>
              <w:rPr>
                <w:color w:val="1155CC"/>
                <w:u w:val="single"/>
              </w:rPr>
              <w:t>Part 2 - [Name of this Portion of the Game]</w:t>
            </w:r>
          </w:hyperlink>
        </w:p>
        <w:p w14:paraId="13E81E53" w14:textId="77777777" w:rsidR="00D72E24" w:rsidRDefault="00000000">
          <w:pPr>
            <w:numPr>
              <w:ilvl w:val="2"/>
              <w:numId w:val="17"/>
            </w:numPr>
            <w:spacing w:line="240" w:lineRule="auto"/>
          </w:pPr>
          <w:hyperlink w:anchor="_q73prq6q08uj">
            <w:r>
              <w:rPr>
                <w:color w:val="1155CC"/>
                <w:u w:val="single"/>
              </w:rPr>
              <w:t>L.O. Concept(s) Covered</w:t>
            </w:r>
          </w:hyperlink>
        </w:p>
        <w:p w14:paraId="4AE00C2D" w14:textId="77777777" w:rsidR="00D72E24" w:rsidRDefault="00000000">
          <w:pPr>
            <w:numPr>
              <w:ilvl w:val="2"/>
              <w:numId w:val="17"/>
            </w:numPr>
            <w:spacing w:line="240" w:lineRule="auto"/>
          </w:pPr>
          <w:hyperlink w:anchor="_sfw8yv2xgnrn">
            <w:r>
              <w:rPr>
                <w:color w:val="1155CC"/>
                <w:u w:val="single"/>
              </w:rPr>
              <w:t>Summary</w:t>
            </w:r>
          </w:hyperlink>
        </w:p>
        <w:p w14:paraId="103FF2C4" w14:textId="77777777" w:rsidR="00D72E24" w:rsidRDefault="00000000">
          <w:pPr>
            <w:numPr>
              <w:ilvl w:val="2"/>
              <w:numId w:val="17"/>
            </w:numPr>
            <w:spacing w:line="240" w:lineRule="auto"/>
          </w:pPr>
          <w:hyperlink w:anchor="_2c8dov7re2rs">
            <w:r>
              <w:rPr>
                <w:color w:val="1155CC"/>
                <w:u w:val="single"/>
              </w:rPr>
              <w:t>Mechanics</w:t>
            </w:r>
          </w:hyperlink>
        </w:p>
        <w:p w14:paraId="00510992" w14:textId="77777777" w:rsidR="00D72E24" w:rsidRDefault="00000000">
          <w:pPr>
            <w:numPr>
              <w:ilvl w:val="2"/>
              <w:numId w:val="17"/>
            </w:numPr>
            <w:spacing w:line="240" w:lineRule="auto"/>
          </w:pPr>
          <w:hyperlink w:anchor="_135fy35r9e58">
            <w:r>
              <w:rPr>
                <w:color w:val="1155CC"/>
                <w:u w:val="single"/>
              </w:rPr>
              <w:t>Losing Gameplay / Incorrect Concept Understanding</w:t>
            </w:r>
          </w:hyperlink>
        </w:p>
        <w:p w14:paraId="3FE8DAA4" w14:textId="77777777" w:rsidR="00D72E24" w:rsidRDefault="00000000">
          <w:pPr>
            <w:numPr>
              <w:ilvl w:val="2"/>
              <w:numId w:val="17"/>
            </w:numPr>
            <w:spacing w:line="240" w:lineRule="auto"/>
          </w:pPr>
          <w:hyperlink w:anchor="_pqo6edtik4df">
            <w:r>
              <w:rPr>
                <w:color w:val="1155CC"/>
                <w:u w:val="single"/>
              </w:rPr>
              <w:t>Mockups</w:t>
            </w:r>
          </w:hyperlink>
        </w:p>
        <w:p w14:paraId="63188CAF" w14:textId="77777777" w:rsidR="00D72E24" w:rsidRDefault="00000000">
          <w:pPr>
            <w:numPr>
              <w:ilvl w:val="1"/>
              <w:numId w:val="17"/>
            </w:numPr>
            <w:spacing w:line="240" w:lineRule="auto"/>
          </w:pPr>
          <w:hyperlink w:anchor="_7719zk617dur">
            <w:r>
              <w:rPr>
                <w:color w:val="1155CC"/>
                <w:u w:val="single"/>
              </w:rPr>
              <w:t>Part 3 - [Name of this Portion of the Game]</w:t>
            </w:r>
          </w:hyperlink>
        </w:p>
        <w:p w14:paraId="3FDA0C43" w14:textId="77777777" w:rsidR="00D72E24" w:rsidRDefault="00000000">
          <w:pPr>
            <w:numPr>
              <w:ilvl w:val="1"/>
              <w:numId w:val="17"/>
            </w:numPr>
            <w:spacing w:line="240" w:lineRule="auto"/>
          </w:pPr>
          <w:hyperlink w:anchor="_4ijz0uo2nv0z">
            <w:r>
              <w:rPr>
                <w:color w:val="1155CC"/>
                <w:u w:val="single"/>
              </w:rPr>
              <w:t>Etc.</w:t>
            </w:r>
          </w:hyperlink>
        </w:p>
        <w:p w14:paraId="2B153564" w14:textId="77777777" w:rsidR="00D72E24" w:rsidRDefault="00000000">
          <w:pPr>
            <w:numPr>
              <w:ilvl w:val="0"/>
              <w:numId w:val="17"/>
            </w:numPr>
            <w:spacing w:line="240" w:lineRule="auto"/>
          </w:pPr>
          <w:hyperlink w:anchor="_ksso39ws6f3w">
            <w:r>
              <w:rPr>
                <w:color w:val="1155CC"/>
                <w:u w:val="single"/>
              </w:rPr>
              <w:t>LO Concept Coverage</w:t>
            </w:r>
          </w:hyperlink>
        </w:p>
        <w:p w14:paraId="67AE0901" w14:textId="77777777" w:rsidR="00D72E24" w:rsidRDefault="00000000">
          <w:pPr>
            <w:numPr>
              <w:ilvl w:val="1"/>
              <w:numId w:val="17"/>
            </w:numPr>
            <w:spacing w:line="240" w:lineRule="auto"/>
          </w:pPr>
          <w:hyperlink w:anchor="_jub7y4l2tdxk">
            <w:r>
              <w:rPr>
                <w:color w:val="1155CC"/>
                <w:u w:val="single"/>
              </w:rPr>
              <w:t>Academic Concepts</w:t>
            </w:r>
          </w:hyperlink>
        </w:p>
        <w:p w14:paraId="1A9C56BD" w14:textId="77777777" w:rsidR="00D72E24" w:rsidRDefault="00000000">
          <w:pPr>
            <w:numPr>
              <w:ilvl w:val="0"/>
              <w:numId w:val="17"/>
            </w:numPr>
            <w:spacing w:line="240" w:lineRule="auto"/>
          </w:pPr>
          <w:hyperlink w:anchor="_htsps0f46zva">
            <w:r>
              <w:rPr>
                <w:color w:val="1155CC"/>
                <w:u w:val="single"/>
              </w:rPr>
              <w:t>Legends of Learning Required Content Practices</w:t>
            </w:r>
          </w:hyperlink>
        </w:p>
        <w:p w14:paraId="7AB84F4C" w14:textId="77777777" w:rsidR="00D72E24" w:rsidRDefault="00000000">
          <w:pPr>
            <w:numPr>
              <w:ilvl w:val="1"/>
              <w:numId w:val="17"/>
            </w:numPr>
            <w:spacing w:line="240" w:lineRule="auto"/>
          </w:pPr>
          <w:hyperlink w:anchor="_f51r4b8ioo7a">
            <w:r>
              <w:rPr>
                <w:color w:val="1155CC"/>
                <w:u w:val="single"/>
              </w:rPr>
              <w:t>Checklist Overview</w:t>
            </w:r>
          </w:hyperlink>
        </w:p>
        <w:p w14:paraId="0BC7111F" w14:textId="77777777" w:rsidR="00D72E24" w:rsidRDefault="00000000">
          <w:pPr>
            <w:numPr>
              <w:ilvl w:val="1"/>
              <w:numId w:val="17"/>
            </w:numPr>
            <w:spacing w:line="240" w:lineRule="auto"/>
          </w:pPr>
          <w:hyperlink w:anchor="_8j8qo2nti00o">
            <w:r>
              <w:rPr>
                <w:color w:val="1155CC"/>
                <w:u w:val="single"/>
              </w:rPr>
              <w:t>Connection Between Gameplay and Learning</w:t>
            </w:r>
          </w:hyperlink>
        </w:p>
        <w:p w14:paraId="6EE88523" w14:textId="77777777" w:rsidR="00D72E24" w:rsidRDefault="00000000">
          <w:pPr>
            <w:numPr>
              <w:ilvl w:val="1"/>
              <w:numId w:val="17"/>
            </w:numPr>
            <w:spacing w:line="240" w:lineRule="auto"/>
          </w:pPr>
          <w:hyperlink w:anchor="_woe6ankxv3c1">
            <w:r>
              <w:rPr>
                <w:color w:val="1155CC"/>
                <w:u w:val="single"/>
              </w:rPr>
              <w:t>Role of Text in Learning</w:t>
            </w:r>
          </w:hyperlink>
        </w:p>
        <w:p w14:paraId="6948765D" w14:textId="77777777" w:rsidR="00D72E24" w:rsidRDefault="00000000">
          <w:pPr>
            <w:numPr>
              <w:ilvl w:val="1"/>
              <w:numId w:val="17"/>
            </w:numPr>
            <w:spacing w:line="240" w:lineRule="auto"/>
          </w:pPr>
          <w:hyperlink w:anchor="_lt79bqy4gldx">
            <w:r>
              <w:rPr>
                <w:color w:val="1155CC"/>
                <w:u w:val="single"/>
              </w:rPr>
              <w:t>Characters - Diversity</w:t>
            </w:r>
          </w:hyperlink>
        </w:p>
        <w:p w14:paraId="1BF1C84C" w14:textId="77777777" w:rsidR="00D72E24" w:rsidRDefault="00000000">
          <w:pPr>
            <w:numPr>
              <w:ilvl w:val="0"/>
              <w:numId w:val="17"/>
            </w:numPr>
            <w:spacing w:line="240" w:lineRule="auto"/>
          </w:pPr>
          <w:hyperlink w:anchor="_oftwb572cwpn">
            <w:r>
              <w:rPr>
                <w:color w:val="1155CC"/>
                <w:u w:val="single"/>
              </w:rPr>
              <w:t>Technical</w:t>
            </w:r>
          </w:hyperlink>
        </w:p>
        <w:p w14:paraId="259DBE6A" w14:textId="77777777" w:rsidR="00D72E24" w:rsidRDefault="00000000">
          <w:pPr>
            <w:numPr>
              <w:ilvl w:val="1"/>
              <w:numId w:val="17"/>
            </w:numPr>
            <w:spacing w:line="240" w:lineRule="auto"/>
          </w:pPr>
          <w:hyperlink w:anchor="_ileqj0wqbx92">
            <w:r>
              <w:rPr>
                <w:color w:val="1155CC"/>
                <w:u w:val="single"/>
              </w:rPr>
              <w:t>Development Hardware/Software</w:t>
            </w:r>
          </w:hyperlink>
        </w:p>
        <w:p w14:paraId="2F9EA1D4" w14:textId="77777777" w:rsidR="00D72E24" w:rsidRDefault="00000000">
          <w:pPr>
            <w:numPr>
              <w:ilvl w:val="1"/>
              <w:numId w:val="17"/>
            </w:numPr>
            <w:spacing w:line="240" w:lineRule="auto"/>
          </w:pPr>
          <w:hyperlink w:anchor="_7xcl4emkqa1o">
            <w:r>
              <w:rPr>
                <w:color w:val="1155CC"/>
                <w:u w:val="single"/>
              </w:rPr>
              <w:t>Music and Sounds</w:t>
            </w:r>
          </w:hyperlink>
        </w:p>
        <w:p w14:paraId="73B31A21" w14:textId="77777777" w:rsidR="00D72E24" w:rsidRDefault="00000000">
          <w:pPr>
            <w:numPr>
              <w:ilvl w:val="1"/>
              <w:numId w:val="17"/>
            </w:numPr>
            <w:spacing w:line="240" w:lineRule="auto"/>
          </w:pPr>
          <w:hyperlink w:anchor="_b34pcjhox752">
            <w:r>
              <w:rPr>
                <w:color w:val="1155CC"/>
                <w:u w:val="single"/>
              </w:rPr>
              <w:t>Asset Summary</w:t>
            </w:r>
          </w:hyperlink>
        </w:p>
        <w:p w14:paraId="38FE5535" w14:textId="77777777" w:rsidR="00D72E24" w:rsidRDefault="00000000">
          <w:pPr>
            <w:numPr>
              <w:ilvl w:val="0"/>
              <w:numId w:val="17"/>
            </w:numPr>
            <w:spacing w:line="240" w:lineRule="auto"/>
          </w:pPr>
          <w:hyperlink w:anchor="_uicrcm7meylh">
            <w:r>
              <w:rPr>
                <w:color w:val="1155CC"/>
                <w:u w:val="single"/>
              </w:rPr>
              <w:t>Art Style</w:t>
            </w:r>
          </w:hyperlink>
        </w:p>
        <w:p w14:paraId="1017976A" w14:textId="77777777" w:rsidR="00D72E24" w:rsidRDefault="00000000">
          <w:pPr>
            <w:numPr>
              <w:ilvl w:val="1"/>
              <w:numId w:val="17"/>
            </w:numPr>
            <w:spacing w:line="240" w:lineRule="auto"/>
          </w:pPr>
          <w:hyperlink w:anchor="_9defhc2f3dbt">
            <w:r>
              <w:rPr>
                <w:color w:val="1155CC"/>
                <w:u w:val="single"/>
              </w:rPr>
              <w:t>Mockups</w:t>
            </w:r>
          </w:hyperlink>
        </w:p>
        <w:p w14:paraId="74188A15" w14:textId="77777777" w:rsidR="00D72E24" w:rsidRDefault="00000000">
          <w:pPr>
            <w:numPr>
              <w:ilvl w:val="0"/>
              <w:numId w:val="17"/>
            </w:numPr>
            <w:spacing w:line="240" w:lineRule="auto"/>
          </w:pPr>
          <w:hyperlink w:anchor="_5aez51ch4gc0">
            <w:r>
              <w:rPr>
                <w:color w:val="1155CC"/>
                <w:u w:val="single"/>
              </w:rPr>
              <w:t>Schedule for Development + Delivery</w:t>
            </w:r>
          </w:hyperlink>
        </w:p>
        <w:p w14:paraId="6C7639E4" w14:textId="77777777" w:rsidR="00D72E24" w:rsidRDefault="00000000">
          <w:pPr>
            <w:numPr>
              <w:ilvl w:val="0"/>
              <w:numId w:val="17"/>
            </w:numPr>
            <w:spacing w:line="240" w:lineRule="auto"/>
          </w:pPr>
          <w:hyperlink w:anchor="_3s5s7z0qgif">
            <w:r>
              <w:rPr>
                <w:color w:val="1155CC"/>
                <w:u w:val="single"/>
              </w:rPr>
              <w:t>[OPTIONAL] Story / Narrative</w:t>
            </w:r>
          </w:hyperlink>
        </w:p>
        <w:p w14:paraId="0E97E02F" w14:textId="77777777" w:rsidR="00D72E24" w:rsidRDefault="00000000">
          <w:pPr>
            <w:numPr>
              <w:ilvl w:val="1"/>
              <w:numId w:val="17"/>
            </w:numPr>
            <w:spacing w:line="240" w:lineRule="auto"/>
          </w:pPr>
          <w:hyperlink w:anchor="_2cxaegn1vq3j">
            <w:r>
              <w:rPr>
                <w:color w:val="1155CC"/>
                <w:u w:val="single"/>
              </w:rPr>
              <w:t>Back Story</w:t>
            </w:r>
          </w:hyperlink>
        </w:p>
        <w:p w14:paraId="73802464" w14:textId="77777777" w:rsidR="00D72E2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6010ECF" w14:textId="77777777" w:rsidR="00D72E24" w:rsidRDefault="00D72E24">
      <w:pPr>
        <w:rPr>
          <w:color w:val="0000FF"/>
        </w:rPr>
      </w:pPr>
    </w:p>
    <w:p w14:paraId="41A1E60E" w14:textId="77777777" w:rsidR="00D72E24" w:rsidRDefault="00D72E24">
      <w:pPr>
        <w:rPr>
          <w:color w:val="0000FF"/>
        </w:rPr>
      </w:pPr>
    </w:p>
    <w:p w14:paraId="7B036C2B" w14:textId="77777777" w:rsidR="00D72E24" w:rsidRDefault="00D72E24">
      <w:pPr>
        <w:pStyle w:val="Heading1"/>
        <w:rPr>
          <w:color w:val="0000FF"/>
        </w:rPr>
      </w:pPr>
      <w:bookmarkStart w:id="5" w:name="_hwrjwon3wat1" w:colFirst="0" w:colLast="0"/>
      <w:bookmarkEnd w:id="5"/>
    </w:p>
    <w:p w14:paraId="4D599998" w14:textId="77777777" w:rsidR="00D72E24" w:rsidRDefault="00000000">
      <w:pPr>
        <w:pStyle w:val="Heading1"/>
      </w:pPr>
      <w:bookmarkStart w:id="6" w:name="_b1zghxqkrdaf" w:colFirst="0" w:colLast="0"/>
      <w:bookmarkEnd w:id="6"/>
      <w:r>
        <w:rPr>
          <w:color w:val="0000FF"/>
        </w:rPr>
        <w:t>Game Overview</w:t>
      </w:r>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z5ktqn5ud51k" w:colFirst="0" w:colLast="0"/>
      <w:bookmarkEnd w:id="7"/>
      <w:r>
        <w:t xml:space="preserve">Target Learning Objective (LO)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3yxrcs6fft7v" w:colFirst="0" w:colLast="0"/>
      <w:bookmarkEnd w:id="8"/>
      <w:r>
        <w:t>Demographics - Target Audience</w:t>
      </w:r>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nlv81sxv1tad" w:colFirst="0" w:colLast="0"/>
      <w:bookmarkEnd w:id="9"/>
      <w:r>
        <w:t>Genre / Theme / Setting</w:t>
      </w:r>
    </w:p>
    <w:p w14:paraId="7A841C5B" w14:textId="0AC8BA68" w:rsidR="001F6976" w:rsidRDefault="00CC5D37" w:rsidP="00795F1F">
      <w:pPr>
        <w:numPr>
          <w:ilvl w:val="0"/>
          <w:numId w:val="1"/>
        </w:numPr>
      </w:pPr>
      <w:r>
        <w:t>Colony</w:t>
      </w:r>
      <w:r w:rsidR="001C3E9A">
        <w:t xml:space="preserve"> </w:t>
      </w:r>
      <w:r w:rsidR="001F6976">
        <w:t xml:space="preserve">Sim – The player is tasked to maintain a healthy environment </w:t>
      </w:r>
      <w:r w:rsidR="001C3E9A">
        <w:t>for</w:t>
      </w:r>
      <w:r w:rsidR="001F6976">
        <w:t xml:space="preserve"> </w:t>
      </w:r>
      <w:r>
        <w:t>a number of</w:t>
      </w:r>
      <w:r w:rsidR="001F6976">
        <w:t xml:space="preserve"> frogs within </w:t>
      </w:r>
      <w:r w:rsidR="00576891">
        <w:t>a</w:t>
      </w:r>
      <w:r w:rsidR="001F6976">
        <w:t xml:space="preserve"> </w:t>
      </w:r>
      <w:r>
        <w:t>region</w:t>
      </w:r>
      <w:r w:rsidR="001F6976">
        <w:t>.</w:t>
      </w:r>
    </w:p>
    <w:p w14:paraId="1910B60C" w14:textId="7FA28849" w:rsidR="00D72E24" w:rsidRDefault="001F6976">
      <w:pPr>
        <w:numPr>
          <w:ilvl w:val="0"/>
          <w:numId w:val="1"/>
        </w:numPr>
      </w:pPr>
      <w:r>
        <w:t>Frogs – Due to their subtle role of maintaining the environment’s equilibrium. They also indicate the health of an ecosystem: where there are frogs, the natural balance is sustained.</w:t>
      </w:r>
      <w:r w:rsidR="005967C8">
        <w:t xml:space="preserve"> Frogs are also known to have a social structure, which fits into the game’s genre.</w:t>
      </w:r>
    </w:p>
    <w:p w14:paraId="5F8A1A69" w14:textId="1602E154" w:rsidR="001F6976" w:rsidRDefault="001F6976">
      <w:pPr>
        <w:numPr>
          <w:ilvl w:val="0"/>
          <w:numId w:val="1"/>
        </w:numPr>
      </w:pPr>
      <w:r>
        <w:t>Planet Earth – The game will take place across Earth. This will help students associate the various attributes of the climates in some real sense.</w:t>
      </w:r>
    </w:p>
    <w:p w14:paraId="3124A40E" w14:textId="77777777" w:rsidR="00D72E24" w:rsidRDefault="00D72E24"/>
    <w:p w14:paraId="56A01809" w14:textId="0BCA49B7" w:rsidR="00D72E24" w:rsidRDefault="00000000" w:rsidP="00CC5D37">
      <w:pPr>
        <w:pStyle w:val="Heading3"/>
      </w:pPr>
      <w:bookmarkStart w:id="10" w:name="_6i3cn420ishz" w:colFirst="0" w:colLast="0"/>
      <w:bookmarkEnd w:id="10"/>
      <w:r>
        <w:t>Core Gameplay Summary</w:t>
      </w:r>
    </w:p>
    <w:p w14:paraId="3E8FE01D" w14:textId="34E006EC" w:rsidR="00CC5D37" w:rsidRPr="00CC5D37" w:rsidRDefault="00E74FB1" w:rsidP="00CC5D37">
      <w:r>
        <w:t xml:space="preserve">The game consists of two parts: Overworld and Colony Sim. The Overworld will consist of finding a suitable place for the frogs to inhabit. Once a suitable place is found, the colony ship will land, and the Colony Sim gameplay begins. The Colony Sim will last for a fixed duration. </w:t>
      </w:r>
      <w:r>
        <w:lastRenderedPageBreak/>
        <w:t>Afterwards, the game will continue with another colony ship to find a place to land, but with a different climate preference than before. Once all colony ships have landed, and the regions populated, the game ends.</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1DB809FD" w:rsidR="00EE1CB0" w:rsidRDefault="00150164" w:rsidP="00CC5D37">
      <w:r>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 ocean flow.</w:t>
      </w:r>
    </w:p>
    <w:p w14:paraId="49EC7B1D" w14:textId="77777777" w:rsidR="00150164" w:rsidRDefault="00150164" w:rsidP="00CC5D37"/>
    <w:p w14:paraId="65D45F70" w14:textId="43CFF311" w:rsidR="00150164" w:rsidRDefault="00815C55" w:rsidP="00CC5D37">
      <w:r>
        <w:t>When the player clicks on one of the hotspots, a more elaborate detail will be displayed for the region. From here, the player can adjust two things: landing area and timeframe.</w:t>
      </w:r>
    </w:p>
    <w:p w14:paraId="4CBAEA00" w14:textId="77777777" w:rsidR="00815C55" w:rsidRDefault="00815C55" w:rsidP="00CC5D37"/>
    <w:p w14:paraId="2C3B05A3" w14:textId="4D3FC9F1" w:rsidR="00815C55" w:rsidRDefault="00815C55" w:rsidP="00CC5D37">
      <w:r>
        <w:t xml:space="preserve">The landing area adjustment is essentially where the player chooses the altitude of area (can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19D46C9C" w:rsidR="00815C55" w:rsidRDefault="00827509" w:rsidP="00CC5D37">
      <w:r>
        <w:t xml:space="preserve">The timeframe adjustment determines the Colony Sim gameplay’s starting and ending time. The player is presented with the weather forecast in that region during that entire period. This helps the players understand how the </w:t>
      </w:r>
      <w:r w:rsidR="00EB6B59">
        <w:t xml:space="preserve">atmospheric </w:t>
      </w:r>
      <w:r>
        <w:t xml:space="preserve">attributes </w:t>
      </w:r>
      <w:r w:rsidR="00576891">
        <w:t>changes day-to-day</w:t>
      </w:r>
      <w:r w:rsidR="00EB6B59">
        <w:t>.</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20A782A2"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moisture,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7D1B3020" w:rsidR="000956E9" w:rsidRDefault="001B1F26">
      <w:r>
        <w:t>In order to maintain these 3 attributes, the player can build structures to help compensate for any obstructions that decrease them.</w:t>
      </w:r>
      <w:r w:rsidR="000956E9">
        <w:t xml:space="preserve"> Each structure will however require certain resource, </w:t>
      </w:r>
      <w:r w:rsidR="000956E9">
        <w:lastRenderedPageBreak/>
        <w:t>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746C58EF" w:rsidR="0030397F" w:rsidRDefault="0030397F">
      <w:r>
        <w:t>Along with structures, the player must assign roles to the special frogs to help build, maintain, and manipulate the environment (e.g., structures can only be built/maintained if there is at least one engineer). These frogs can be reassigned any roles as needed.</w:t>
      </w:r>
    </w:p>
    <w:p w14:paraId="519E7E76" w14:textId="77777777" w:rsidR="006E4C00" w:rsidRDefault="006E4C00"/>
    <w:p w14:paraId="1892BFAB" w14:textId="6EFFA644" w:rsidR="006E4C00" w:rsidRDefault="00402188">
      <w:r>
        <w:t>The first structure the player must place is a house, which will start populati</w:t>
      </w:r>
      <w:r w:rsidR="0030397F">
        <w:t>ng to at least one</w:t>
      </w:r>
      <w:r>
        <w:t>. Each house has a capacity of 5. Afterwards, the player can build structures around to help increase the population</w:t>
      </w:r>
      <w:r w:rsidR="0030397F">
        <w:t>s</w:t>
      </w:r>
      <w:r>
        <w:t xml:space="preserve">. The game will </w:t>
      </w:r>
      <w:r w:rsidR="0030397F">
        <w:t>give hints throughout the cycle</w:t>
      </w:r>
      <w:r>
        <w:t>.</w:t>
      </w:r>
    </w:p>
    <w:p w14:paraId="16580D8B" w14:textId="77777777" w:rsidR="007E4978" w:rsidRDefault="007E4978"/>
    <w:p w14:paraId="3438D32F" w14:textId="609A7DB4" w:rsidR="007E4978" w:rsidRDefault="007E4978">
      <w:r>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7wdt5h23tvzo" w:colFirst="0" w:colLast="0"/>
      <w:bookmarkEnd w:id="11"/>
      <w:r>
        <w:t>Look and Feel</w:t>
      </w:r>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2641429E" w14:textId="77777777" w:rsidR="00D72E24" w:rsidRDefault="00000000">
      <w:pPr>
        <w:pStyle w:val="Heading3"/>
      </w:pPr>
      <w:bookmarkStart w:id="12" w:name="_z6u0mxcbjqkh" w:colFirst="0" w:colLast="0"/>
      <w:bookmarkEnd w:id="12"/>
      <w:r>
        <w:t>Target Platform(s)</w:t>
      </w:r>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7777777" w:rsidR="000210ED" w:rsidRDefault="000210ED" w:rsidP="000210ED"/>
    <w:p w14:paraId="626B29EA" w14:textId="77777777" w:rsidR="00D72E24" w:rsidRDefault="00000000">
      <w:pPr>
        <w:pStyle w:val="Heading1"/>
        <w:rPr>
          <w:color w:val="0000FF"/>
        </w:rPr>
      </w:pPr>
      <w:bookmarkStart w:id="13" w:name="_gpxmptz7kx5l" w:colFirst="0" w:colLast="0"/>
      <w:bookmarkEnd w:id="13"/>
      <w:r>
        <w:rPr>
          <w:color w:val="0000FF"/>
        </w:rPr>
        <w:lastRenderedPageBreak/>
        <w:t>Game Flow</w:t>
      </w:r>
    </w:p>
    <w:p w14:paraId="5C5C67A4" w14:textId="27F2F459" w:rsidR="00E7179B" w:rsidRDefault="00E7179B">
      <w:pPr>
        <w:pStyle w:val="Heading2"/>
      </w:pPr>
      <w:bookmarkStart w:id="14" w:name="_vzqju6qz195s" w:colFirst="0" w:colLast="0"/>
      <w:bookmarkEnd w:id="14"/>
      <w:r>
        <w:t>Overworld</w:t>
      </w:r>
    </w:p>
    <w:p w14:paraId="54E9B5CD" w14:textId="6CC69ACC" w:rsidR="00E7179B" w:rsidRDefault="00E7179B" w:rsidP="007D2C98">
      <w:pPr>
        <w:pStyle w:val="Heading3"/>
      </w:pPr>
      <w:r>
        <w:t>Summary</w:t>
      </w:r>
    </w:p>
    <w:p w14:paraId="5B3EC0B1" w14:textId="22A2C3DF" w:rsidR="007D2C98" w:rsidRDefault="007D2C98" w:rsidP="007D2C98">
      <w:pPr>
        <w:pStyle w:val="Heading4"/>
      </w:pPr>
      <w:r>
        <w:t>Hotspot Selection</w:t>
      </w:r>
    </w:p>
    <w:p w14:paraId="776DBBC5" w14:textId="3C861FE6" w:rsidR="00B602D1" w:rsidRDefault="00B602D1" w:rsidP="007D2C98">
      <w:pPr>
        <w:pStyle w:val="ListParagraph"/>
        <w:numPr>
          <w:ilvl w:val="0"/>
          <w:numId w:val="24"/>
        </w:numPr>
      </w:pPr>
      <w:r>
        <w:t>A display of criteria is shown to determine what the frog colony is looking for to inhabit. There is at most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A987527" w14:textId="60E14A87" w:rsidR="00B602D1" w:rsidRDefault="00B602D1" w:rsidP="00B602D1">
      <w:pPr>
        <w:pStyle w:val="ListParagraph"/>
        <w:numPr>
          <w:ilvl w:val="1"/>
          <w:numId w:val="24"/>
        </w:numPr>
      </w:pPr>
      <w:r>
        <w:t>Wind strength range</w:t>
      </w:r>
    </w:p>
    <w:p w14:paraId="7E395986" w14:textId="4A60E2D4" w:rsidR="00B602D1" w:rsidRDefault="002319DA" w:rsidP="002319DA">
      <w:pPr>
        <w:pStyle w:val="ListParagraph"/>
        <w:numPr>
          <w:ilvl w:val="1"/>
          <w:numId w:val="24"/>
        </w:numPr>
      </w:pPr>
      <w:r>
        <w:t>Altitude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lastRenderedPageBreak/>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059F471F" w:rsidR="003E5898" w:rsidRDefault="00DD6C97" w:rsidP="003E5898">
      <w:pPr>
        <w:pStyle w:val="ListParagraph"/>
        <w:numPr>
          <w:ilvl w:val="0"/>
          <w:numId w:val="24"/>
        </w:numPr>
      </w:pPr>
      <w:r>
        <w:t>Upon selecting a hotspot, zoom into the general area of the hotspot.</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76FAB686" w:rsidR="00160802" w:rsidRDefault="00DD6C97" w:rsidP="00160802">
      <w:pPr>
        <w:pStyle w:val="ListParagraph"/>
        <w:numPr>
          <w:ilvl w:val="0"/>
          <w:numId w:val="24"/>
        </w:numPr>
      </w:pPr>
      <w:r>
        <w:t>The time range can also be adjusted which is depicted by seasons.</w:t>
      </w:r>
      <w:r w:rsidR="00160802">
        <w:t xml:space="preserve"> (Note: </w:t>
      </w:r>
      <w:r w:rsidR="00580BF6">
        <w:t>Will</w:t>
      </w:r>
      <w:r w:rsidR="00160802">
        <w:t xml:space="preserve"> need to describe seasons </w:t>
      </w:r>
      <w:r w:rsidR="00046740">
        <w:t>based on the Earth’s position within the</w:t>
      </w:r>
      <w:r w:rsidR="00160802">
        <w:t xml:space="preserve"> equinox and solstice. Also, the difference between meteorological vs. astronomical). This will also update the atmospheric attribute (also the landing site 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3B898BF5" w:rsidR="00160802" w:rsidRDefault="00160802" w:rsidP="00160802">
      <w:pPr>
        <w:pStyle w:val="ListParagraph"/>
        <w:numPr>
          <w:ilvl w:val="1"/>
          <w:numId w:val="24"/>
        </w:numPr>
      </w:pPr>
      <w:r>
        <w:t>The player must have at least 3 happy and no sad to launch the expedition.</w:t>
      </w:r>
    </w:p>
    <w:p w14:paraId="574E2196" w14:textId="38529147" w:rsidR="00160802" w:rsidRDefault="00160802" w:rsidP="00160802">
      <w:pPr>
        <w:pStyle w:val="ListParagraph"/>
        <w:numPr>
          <w:ilvl w:val="0"/>
          <w:numId w:val="24"/>
        </w:numPr>
      </w:pPr>
      <w:r>
        <w:t xml:space="preserve">Player can back out at </w:t>
      </w:r>
      <w:r w:rsidR="0062613C">
        <w:t>any time</w:t>
      </w:r>
      <w:r>
        <w:t xml:space="preserve"> if none of the adjustments are 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r>
        <w:t>Mechanics</w:t>
      </w:r>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r>
        <w:t>Losing Gameplay / Incorrect Concept Understanding</w:t>
      </w:r>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r>
        <w:t>Colony Sim</w:t>
      </w:r>
    </w:p>
    <w:p w14:paraId="66B89256" w14:textId="6DA0FF17" w:rsidR="00160802" w:rsidRDefault="00C21404" w:rsidP="00C21404">
      <w:pPr>
        <w:pStyle w:val="Heading3"/>
      </w:pPr>
      <w:r>
        <w:t>Summary</w:t>
      </w:r>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BF81A6A"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 along with a suggestion on what to do.</w:t>
      </w:r>
    </w:p>
    <w:p w14:paraId="1130910F" w14:textId="3146DF7D" w:rsidR="00673987" w:rsidRDefault="00673987" w:rsidP="00673987">
      <w:pPr>
        <w:pStyle w:val="ListParagraph"/>
        <w:numPr>
          <w:ilvl w:val="0"/>
          <w:numId w:val="24"/>
        </w:numPr>
      </w:pPr>
      <w:r>
        <w:t>The player is tasked to populate the region as much as possible.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55864C1F" w:rsidR="00340390" w:rsidRDefault="00340390" w:rsidP="00340390">
      <w:pPr>
        <w:pStyle w:val="ListParagraph"/>
        <w:numPr>
          <w:ilvl w:val="0"/>
          <w:numId w:val="24"/>
        </w:numPr>
      </w:pPr>
      <w:r>
        <w:t>When a requirement is not met, a popup with an icon that represents what is lacking will show on the top of the house.</w:t>
      </w:r>
    </w:p>
    <w:p w14:paraId="339DC9B4" w14:textId="2B98E836" w:rsidR="00340390" w:rsidRDefault="00BB2912" w:rsidP="00340390">
      <w:pPr>
        <w:pStyle w:val="ListParagraph"/>
        <w:numPr>
          <w:ilvl w:val="0"/>
          <w:numId w:val="24"/>
        </w:numPr>
      </w:pPr>
      <w:r>
        <w:t>Population increases/decreases each cycle. If all requirements are met, the population of a house will increase. If 2 requirements are not met, it will decrease (note: can be adjusted as needed).</w:t>
      </w:r>
    </w:p>
    <w:p w14:paraId="41CDC695" w14:textId="722213E8"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3A513CC2"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 condition: strong wind, sunny, etc.</w:t>
      </w:r>
    </w:p>
    <w:p w14:paraId="7FEFA2CB" w14:textId="0CA68A28"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7F759D0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 construction queue will be placed for: deconstruct</w:t>
      </w:r>
      <w:r w:rsidR="000804C3">
        <w:t xml:space="preserve"> previous structure, construct same structure to a new location. Clicking on demolish will simply </w:t>
      </w:r>
      <w:r w:rsidR="00C851CA">
        <w:t>queue the building for demolish</w:t>
      </w:r>
      <w:r w:rsidR="000804C3">
        <w:t xml:space="preserve"> after a confirmation.</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1E128260" w:rsidR="00C851CA" w:rsidRDefault="00C851CA" w:rsidP="00EE1EB2">
      <w:pPr>
        <w:pStyle w:val="ListParagraph"/>
        <w:numPr>
          <w:ilvl w:val="1"/>
          <w:numId w:val="24"/>
        </w:numPr>
      </w:pPr>
      <w:r>
        <w:t>Forester – they grow trees behind the structures. These trees help with increasing humidity of the region. The more assigned to this, the more trees are planted. They will need a source of water to plant trees. They will have an icon of a water if they lack it.</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37CE7D13" w14:textId="2AC4C136" w:rsidR="00C21404" w:rsidRDefault="007029AA" w:rsidP="00C21404">
      <w:pPr>
        <w:pStyle w:val="ListParagraph"/>
        <w:numPr>
          <w:ilvl w:val="0"/>
          <w:numId w:val="24"/>
        </w:numPr>
      </w:pPr>
      <w:r>
        <w:t>Once all the cycles have ended, it would be perfectly noon, where the sun is at its summit. All the frogs will gather around the colony ship to celebrate. Rays of sunshine, and special FX will play to emphasize this victory.</w:t>
      </w:r>
    </w:p>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r>
        <w:lastRenderedPageBreak/>
        <w:t>Mechanics</w:t>
      </w:r>
    </w:p>
    <w:p w14:paraId="7E071116" w14:textId="628F5DC9" w:rsidR="00C21404" w:rsidRDefault="007A6B05" w:rsidP="00C21404">
      <w:pPr>
        <w:pStyle w:val="ListParagraph"/>
        <w:numPr>
          <w:ilvl w:val="0"/>
          <w:numId w:val="24"/>
        </w:numPr>
      </w:pPr>
      <w:r>
        <w:t>The game will be fully controlled via mouse or touch.</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r>
        <w:t>Losing Gameplay / Incorrect Concept Understanding</w:t>
      </w:r>
    </w:p>
    <w:p w14:paraId="1F08436C" w14:textId="17C5C859" w:rsidR="00C21404" w:rsidRDefault="007A6B05" w:rsidP="00C21404">
      <w:pPr>
        <w:pStyle w:val="ListParagraph"/>
        <w:numPr>
          <w:ilvl w:val="0"/>
          <w:numId w:val="24"/>
        </w:numPr>
      </w:pPr>
      <w:r>
        <w:t>There is no losing condition during Colony Sims. The player’s performance is simply rated at the end based on how much the population grew.</w:t>
      </w:r>
    </w:p>
    <w:p w14:paraId="3C21F33F" w14:textId="68F5A1B2" w:rsidR="007A6B05" w:rsidRDefault="007A6B05" w:rsidP="00C21404">
      <w:pPr>
        <w:pStyle w:val="ListParagraph"/>
        <w:numPr>
          <w:ilvl w:val="0"/>
          <w:numId w:val="24"/>
        </w:numPr>
      </w:pPr>
      <w:r>
        <w:t>The hint system will guide the player throughout the duration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r>
        <w:t xml:space="preserve">Part 1 </w:t>
      </w:r>
      <w:r w:rsidR="00C92337">
        <w:t>–</w:t>
      </w:r>
      <w:r>
        <w:t xml:space="preserve"> </w:t>
      </w:r>
      <w:r w:rsidR="00C92337">
        <w:t>Temperate Climate (Summer) Overworld</w:t>
      </w:r>
    </w:p>
    <w:p w14:paraId="39B24011" w14:textId="77777777" w:rsidR="00C92337" w:rsidRPr="00C92337" w:rsidRDefault="00C92337" w:rsidP="00C92337"/>
    <w:p w14:paraId="3F8105C2" w14:textId="5ABDFEAD" w:rsidR="00C92337" w:rsidRDefault="00C92337" w:rsidP="00C92337">
      <w:pPr>
        <w:pStyle w:val="Heading3"/>
      </w:pPr>
      <w:r>
        <w:t>L.O. Concepts Covered</w:t>
      </w:r>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066092DF" w14:textId="0B41127C" w:rsidR="005F27EB" w:rsidRDefault="005F27EB" w:rsidP="005F27EB">
      <w:pPr>
        <w:pStyle w:val="ListParagraph"/>
        <w:numPr>
          <w:ilvl w:val="0"/>
          <w:numId w:val="25"/>
        </w:numPr>
      </w:pPr>
      <w:r w:rsidRPr="005F27EB">
        <w:t>The interactions affecting weather and climate vary with latitude, altitude, proximity to the ocean, topography, and surface characteristics.</w:t>
      </w:r>
    </w:p>
    <w:p w14:paraId="4678790C" w14:textId="77777777" w:rsidR="00772733" w:rsidRDefault="00772733" w:rsidP="00772733"/>
    <w:p w14:paraId="69077DFE" w14:textId="3962EF9D" w:rsidR="00772733" w:rsidRDefault="00772733" w:rsidP="00772733">
      <w:pPr>
        <w:pStyle w:val="Heading3"/>
      </w:pPr>
      <w:r>
        <w:t>Atmospheric Attribute Criteria</w:t>
      </w:r>
    </w:p>
    <w:p w14:paraId="3188696F" w14:textId="033FBD48" w:rsidR="00772733" w:rsidRDefault="00772733" w:rsidP="00772733">
      <w:pPr>
        <w:pStyle w:val="ListParagraph"/>
        <w:numPr>
          <w:ilvl w:val="0"/>
          <w:numId w:val="25"/>
        </w:numPr>
      </w:pPr>
      <w:r>
        <w:t>Temperature</w:t>
      </w:r>
    </w:p>
    <w:p w14:paraId="0D4BAC7A" w14:textId="090AD73C" w:rsidR="00772733" w:rsidRDefault="00772733" w:rsidP="00772733">
      <w:pPr>
        <w:pStyle w:val="ListParagraph"/>
        <w:numPr>
          <w:ilvl w:val="0"/>
          <w:numId w:val="25"/>
        </w:numPr>
      </w:pPr>
      <w:r>
        <w:t>Humidity</w:t>
      </w:r>
    </w:p>
    <w:p w14:paraId="304DEAA4" w14:textId="77777777" w:rsidR="00772733" w:rsidRPr="00772733" w:rsidRDefault="00772733" w:rsidP="00772733"/>
    <w:p w14:paraId="77F85CD2" w14:textId="586B8290" w:rsidR="00C92337" w:rsidRDefault="00C92337" w:rsidP="00C92337">
      <w:pPr>
        <w:pStyle w:val="Heading3"/>
      </w:pPr>
      <w:r>
        <w:t>Summary</w:t>
      </w:r>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lastRenderedPageBreak/>
        <w:t>During hotspot investigation, the game will describe climate, and how changing location and time affects the average atmospheric attributes.</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3C6652BF" w:rsidR="002D55A6" w:rsidRDefault="002D55A6" w:rsidP="002D55A6">
      <w:pPr>
        <w:pStyle w:val="ListParagraph"/>
        <w:numPr>
          <w:ilvl w:val="0"/>
          <w:numId w:val="24"/>
        </w:numPr>
      </w:pPr>
      <w:r>
        <w:t>The player will need to position the landing site correctly, and choose the “summer” season.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r>
        <w:t xml:space="preserve">Part </w:t>
      </w:r>
      <w:r>
        <w:t>2</w:t>
      </w:r>
      <w:r>
        <w:t xml:space="preserve"> – Temperate Climate (Summer)</w:t>
      </w:r>
      <w:r>
        <w:t xml:space="preserve"> Colony Sim</w:t>
      </w:r>
    </w:p>
    <w:p w14:paraId="0688A902" w14:textId="77777777" w:rsidR="00C92337" w:rsidRPr="00C92337" w:rsidRDefault="00C92337" w:rsidP="00C92337"/>
    <w:p w14:paraId="43C8553E" w14:textId="77777777" w:rsidR="00C92337" w:rsidRDefault="00C92337" w:rsidP="00C92337">
      <w:pPr>
        <w:pStyle w:val="Heading3"/>
      </w:pPr>
      <w:r>
        <w:t>L.O. Concepts Covered</w:t>
      </w:r>
    </w:p>
    <w:p w14:paraId="3F51CD1A" w14:textId="2C6F1099" w:rsidR="00F14536" w:rsidRDefault="00F14536" w:rsidP="00C92337">
      <w:pPr>
        <w:numPr>
          <w:ilvl w:val="0"/>
          <w:numId w:val="19"/>
        </w:numPr>
      </w:pPr>
      <w:r w:rsidRPr="00F14536">
        <w:t>Weather is defined as the conditions of the atmosphere at a particular place and time.</w:t>
      </w:r>
    </w:p>
    <w:p w14:paraId="777B091B" w14:textId="7F717992" w:rsidR="00C92337" w:rsidRDefault="00F14536" w:rsidP="00C92337">
      <w:pPr>
        <w:numPr>
          <w:ilvl w:val="0"/>
          <w:numId w:val="19"/>
        </w:numPr>
      </w:pPr>
      <w:r w:rsidRPr="00F14536">
        <w:t>Weather characteristics include: temperature, air pressure, humidity, precipitation, wind speed and direction.</w:t>
      </w:r>
    </w:p>
    <w:p w14:paraId="11DB8FCF" w14:textId="537665E5" w:rsidR="00F14536" w:rsidRDefault="00F14536" w:rsidP="00C92337">
      <w:pPr>
        <w:numPr>
          <w:ilvl w:val="0"/>
          <w:numId w:val="19"/>
        </w:numPr>
      </w:pPr>
      <w:r w:rsidRPr="00F14536">
        <w:t>The cycling of matter and energy between living things and the atmosphere affects climate.</w:t>
      </w:r>
    </w:p>
    <w:p w14:paraId="46194BFE" w14:textId="77777777" w:rsidR="00C92337" w:rsidRDefault="00C92337" w:rsidP="00C92337"/>
    <w:p w14:paraId="0D62AE2B" w14:textId="3BE3CB75" w:rsidR="000B41AE" w:rsidRDefault="000B41AE" w:rsidP="000B41AE">
      <w:pPr>
        <w:pStyle w:val="Heading3"/>
      </w:pPr>
      <w:r>
        <w:t>Structures</w:t>
      </w:r>
    </w:p>
    <w:p w14:paraId="1F747E20" w14:textId="77777777" w:rsidR="000B41AE" w:rsidRDefault="000B41AE" w:rsidP="00C92337"/>
    <w:p w14:paraId="14024584" w14:textId="77777777" w:rsidR="000B41AE" w:rsidRDefault="000B41AE" w:rsidP="00C92337"/>
    <w:p w14:paraId="41F8E321" w14:textId="2D2FA24D" w:rsidR="000B41AE" w:rsidRDefault="000B41AE" w:rsidP="000B41AE">
      <w:pPr>
        <w:pStyle w:val="Heading3"/>
      </w:pPr>
      <w:r>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0B41AE">
      <w:pPr>
        <w:pStyle w:val="Heading3"/>
      </w:pPr>
      <w:r>
        <w:t>Obstacles</w:t>
      </w:r>
    </w:p>
    <w:p w14:paraId="297FE01F" w14:textId="1A1374CE" w:rsidR="000B41AE" w:rsidRDefault="009E6B9E" w:rsidP="009E6B9E">
      <w:pPr>
        <w:pStyle w:val="ListParagraph"/>
        <w:numPr>
          <w:ilvl w:val="0"/>
          <w:numId w:val="24"/>
        </w:numPr>
      </w:pPr>
      <w:r>
        <w:t>Weeds</w:t>
      </w:r>
    </w:p>
    <w:p w14:paraId="5823ADC4" w14:textId="77777777" w:rsidR="000B41AE" w:rsidRPr="00C92337" w:rsidRDefault="000B41AE" w:rsidP="00C92337"/>
    <w:p w14:paraId="53851A6D" w14:textId="77777777" w:rsidR="00C92337" w:rsidRDefault="00C92337" w:rsidP="00C92337">
      <w:pPr>
        <w:pStyle w:val="Heading3"/>
      </w:pPr>
      <w:r>
        <w:t>Summary</w:t>
      </w:r>
    </w:p>
    <w:p w14:paraId="3453A88E" w14:textId="77777777" w:rsidR="00C92337" w:rsidRDefault="00C92337" w:rsidP="00C92337">
      <w:pPr>
        <w:pStyle w:val="ListParagraph"/>
        <w:numPr>
          <w:ilvl w:val="0"/>
          <w:numId w:val="24"/>
        </w:numPr>
      </w:pPr>
      <w:r>
        <w:t>Blah</w:t>
      </w:r>
    </w:p>
    <w:p w14:paraId="08762B14" w14:textId="77777777" w:rsidR="00C92337" w:rsidRDefault="00C92337" w:rsidP="00C92337"/>
    <w:p w14:paraId="46A6F916" w14:textId="7C0FF76D" w:rsidR="00C92337" w:rsidRDefault="00C92337" w:rsidP="00C92337">
      <w:pPr>
        <w:pStyle w:val="Heading2"/>
      </w:pPr>
      <w:r>
        <w:t xml:space="preserve">Part </w:t>
      </w:r>
      <w:r>
        <w:t>3</w:t>
      </w:r>
      <w:r>
        <w:t xml:space="preserve"> – Temperate Climate (Summer) Overworld</w:t>
      </w:r>
    </w:p>
    <w:p w14:paraId="0EAE9E22" w14:textId="77777777" w:rsidR="00C92337" w:rsidRPr="00C92337" w:rsidRDefault="00C92337" w:rsidP="00C92337"/>
    <w:p w14:paraId="5BF5295C" w14:textId="77777777" w:rsidR="00C92337" w:rsidRDefault="00C92337" w:rsidP="00C92337">
      <w:pPr>
        <w:pStyle w:val="Heading3"/>
      </w:pPr>
      <w:r>
        <w:t>L.O. Concepts Covered</w:t>
      </w:r>
    </w:p>
    <w:p w14:paraId="6740924D" w14:textId="77777777" w:rsidR="00C92337" w:rsidRDefault="00C92337" w:rsidP="00C92337">
      <w:pPr>
        <w:numPr>
          <w:ilvl w:val="0"/>
          <w:numId w:val="19"/>
        </w:numPr>
      </w:pPr>
      <w:r>
        <w:t>List the concept(s) covered during this part of the game.</w:t>
      </w:r>
    </w:p>
    <w:p w14:paraId="333972AF" w14:textId="77777777" w:rsidR="00C92337" w:rsidRDefault="00C92337" w:rsidP="00C92337"/>
    <w:p w14:paraId="2D90B592" w14:textId="77777777" w:rsidR="00772733" w:rsidRDefault="00772733" w:rsidP="00772733">
      <w:pPr>
        <w:pStyle w:val="Heading3"/>
      </w:pPr>
      <w:r>
        <w:t>Atmospheric Attribute Criteria</w:t>
      </w:r>
    </w:p>
    <w:p w14:paraId="5B282142" w14:textId="23927EA7" w:rsidR="00772733" w:rsidRDefault="00772733" w:rsidP="00772733">
      <w:pPr>
        <w:pStyle w:val="ListParagraph"/>
        <w:numPr>
          <w:ilvl w:val="0"/>
          <w:numId w:val="24"/>
        </w:numPr>
      </w:pPr>
      <w:r>
        <w:t>Temperature</w:t>
      </w:r>
    </w:p>
    <w:p w14:paraId="6A4D7293" w14:textId="77777777" w:rsidR="00772733" w:rsidRPr="00C92337" w:rsidRDefault="00772733" w:rsidP="00C92337"/>
    <w:p w14:paraId="3DF16DD4" w14:textId="77777777" w:rsidR="00C92337" w:rsidRDefault="00C92337" w:rsidP="00C92337">
      <w:pPr>
        <w:pStyle w:val="Heading3"/>
      </w:pPr>
      <w:r>
        <w:t>Summary</w:t>
      </w:r>
    </w:p>
    <w:p w14:paraId="720F3814" w14:textId="77777777" w:rsidR="00C92337" w:rsidRDefault="00C92337" w:rsidP="00C92337">
      <w:pPr>
        <w:pStyle w:val="ListParagraph"/>
        <w:numPr>
          <w:ilvl w:val="0"/>
          <w:numId w:val="24"/>
        </w:numPr>
      </w:pPr>
      <w:r>
        <w:t>Blah</w:t>
      </w:r>
    </w:p>
    <w:p w14:paraId="4CE73DD8" w14:textId="77777777" w:rsidR="00C92337" w:rsidRDefault="00C92337" w:rsidP="00C92337"/>
    <w:p w14:paraId="5E3C5492" w14:textId="4B2450E8" w:rsidR="00C92337" w:rsidRDefault="00C92337" w:rsidP="00C92337">
      <w:pPr>
        <w:pStyle w:val="Heading2"/>
      </w:pPr>
      <w:r>
        <w:t xml:space="preserve">Part </w:t>
      </w:r>
      <w:r>
        <w:t>4</w:t>
      </w:r>
      <w:r>
        <w:t xml:space="preserve"> – Temperate Climate (Summer) Colony Sim</w:t>
      </w:r>
    </w:p>
    <w:p w14:paraId="4B853B5B" w14:textId="77777777" w:rsidR="00C92337" w:rsidRPr="00C92337" w:rsidRDefault="00C92337" w:rsidP="00C92337"/>
    <w:p w14:paraId="5142F57D" w14:textId="77777777" w:rsidR="00C92337" w:rsidRDefault="00C92337" w:rsidP="00C92337">
      <w:pPr>
        <w:pStyle w:val="Heading3"/>
      </w:pPr>
      <w:r>
        <w:t>L.O. Concepts Covered</w:t>
      </w:r>
    </w:p>
    <w:p w14:paraId="10D097AD" w14:textId="77777777" w:rsidR="00C92337" w:rsidRDefault="00C92337" w:rsidP="00C92337">
      <w:pPr>
        <w:numPr>
          <w:ilvl w:val="0"/>
          <w:numId w:val="19"/>
        </w:numPr>
      </w:pPr>
      <w:r>
        <w:t>List the concept(s) covered during this part of the game.</w:t>
      </w:r>
    </w:p>
    <w:p w14:paraId="2D578477" w14:textId="77777777" w:rsidR="00C92337" w:rsidRPr="00C92337" w:rsidRDefault="00C92337" w:rsidP="00C92337"/>
    <w:p w14:paraId="1181A10D" w14:textId="77777777" w:rsidR="00C92337" w:rsidRDefault="00C92337" w:rsidP="00C92337">
      <w:pPr>
        <w:pStyle w:val="Heading3"/>
      </w:pPr>
      <w:r>
        <w:t>Summary</w:t>
      </w:r>
    </w:p>
    <w:p w14:paraId="350C1EB4" w14:textId="77777777" w:rsidR="00C92337" w:rsidRDefault="00C92337" w:rsidP="00C92337">
      <w:pPr>
        <w:pStyle w:val="ListParagraph"/>
        <w:numPr>
          <w:ilvl w:val="0"/>
          <w:numId w:val="24"/>
        </w:numPr>
      </w:pPr>
      <w:r>
        <w:t>Blah</w:t>
      </w:r>
    </w:p>
    <w:p w14:paraId="2D02B4F6" w14:textId="77777777" w:rsidR="00C92337" w:rsidRDefault="00C92337" w:rsidP="00C92337"/>
    <w:p w14:paraId="5492A555" w14:textId="3BA2F3F7" w:rsidR="00C92337" w:rsidRDefault="00C92337" w:rsidP="00C92337">
      <w:pPr>
        <w:pStyle w:val="Heading2"/>
      </w:pPr>
      <w:r>
        <w:t xml:space="preserve">Part </w:t>
      </w:r>
      <w:r>
        <w:t>5</w:t>
      </w:r>
      <w:r>
        <w:t xml:space="preserve"> – Temperate Climate (Summer) Overworld</w:t>
      </w:r>
    </w:p>
    <w:p w14:paraId="18DD90B6" w14:textId="77777777" w:rsidR="00C92337" w:rsidRPr="00C92337" w:rsidRDefault="00C92337" w:rsidP="00C92337"/>
    <w:p w14:paraId="07056000" w14:textId="77777777" w:rsidR="00C92337" w:rsidRDefault="00C92337" w:rsidP="00C92337">
      <w:pPr>
        <w:pStyle w:val="Heading3"/>
      </w:pPr>
      <w:r>
        <w:t>L.O. Concepts Covered</w:t>
      </w:r>
    </w:p>
    <w:p w14:paraId="74409738" w14:textId="77777777" w:rsidR="00C92337" w:rsidRDefault="00C92337" w:rsidP="00C92337">
      <w:pPr>
        <w:numPr>
          <w:ilvl w:val="0"/>
          <w:numId w:val="19"/>
        </w:numPr>
      </w:pPr>
      <w:r>
        <w:t>List the concept(s) covered during this part of the game.</w:t>
      </w:r>
    </w:p>
    <w:p w14:paraId="6CF63A86" w14:textId="77777777" w:rsidR="00C92337" w:rsidRPr="00C92337" w:rsidRDefault="00C92337" w:rsidP="00C92337"/>
    <w:p w14:paraId="4FCECAAE" w14:textId="77777777" w:rsidR="00772733" w:rsidRDefault="00772733" w:rsidP="00772733">
      <w:pPr>
        <w:pStyle w:val="Heading3"/>
      </w:pPr>
      <w:r>
        <w:t>Atmospheric Attribute Criteria</w:t>
      </w:r>
    </w:p>
    <w:p w14:paraId="3CE273CD" w14:textId="4B426035" w:rsidR="00772733" w:rsidRDefault="00772733" w:rsidP="00772733">
      <w:pPr>
        <w:pStyle w:val="ListParagraph"/>
        <w:numPr>
          <w:ilvl w:val="0"/>
          <w:numId w:val="24"/>
        </w:numPr>
      </w:pPr>
      <w:r>
        <w:t>Temperature</w:t>
      </w:r>
    </w:p>
    <w:p w14:paraId="39DC344A" w14:textId="77777777" w:rsidR="00772733" w:rsidRPr="00772733" w:rsidRDefault="00772733" w:rsidP="00772733"/>
    <w:p w14:paraId="3D301832" w14:textId="3E6ED4B2" w:rsidR="00C92337" w:rsidRDefault="00C92337" w:rsidP="00C92337">
      <w:pPr>
        <w:pStyle w:val="Heading3"/>
      </w:pPr>
      <w:r>
        <w:t>Summary</w:t>
      </w:r>
    </w:p>
    <w:p w14:paraId="791D1731" w14:textId="77777777" w:rsidR="00C92337" w:rsidRDefault="00C92337" w:rsidP="00C92337">
      <w:pPr>
        <w:pStyle w:val="ListParagraph"/>
        <w:numPr>
          <w:ilvl w:val="0"/>
          <w:numId w:val="24"/>
        </w:numPr>
      </w:pPr>
      <w:r>
        <w:t>Blah</w:t>
      </w:r>
    </w:p>
    <w:p w14:paraId="6C0FBB9E" w14:textId="77777777" w:rsidR="00C92337" w:rsidRDefault="00C92337" w:rsidP="00C92337"/>
    <w:p w14:paraId="329D9050" w14:textId="03609B57" w:rsidR="00C92337" w:rsidRDefault="00C92337" w:rsidP="00C92337">
      <w:pPr>
        <w:pStyle w:val="Heading2"/>
      </w:pPr>
      <w:r>
        <w:t xml:space="preserve">Part </w:t>
      </w:r>
      <w:r>
        <w:t>6</w:t>
      </w:r>
      <w:r>
        <w:t xml:space="preserve"> – Temperate Climate (Summer) Colony Sim</w:t>
      </w:r>
    </w:p>
    <w:p w14:paraId="61B626E6" w14:textId="77777777" w:rsidR="00C92337" w:rsidRPr="00C92337" w:rsidRDefault="00C92337" w:rsidP="00C92337"/>
    <w:p w14:paraId="23FF3D98" w14:textId="77777777" w:rsidR="00C92337" w:rsidRDefault="00C92337" w:rsidP="00C92337">
      <w:pPr>
        <w:pStyle w:val="Heading3"/>
      </w:pPr>
      <w:r>
        <w:t>L.O. Concepts Covered</w:t>
      </w:r>
    </w:p>
    <w:p w14:paraId="11EAA340" w14:textId="77777777" w:rsidR="00C92337" w:rsidRDefault="00C92337" w:rsidP="00C92337">
      <w:pPr>
        <w:numPr>
          <w:ilvl w:val="0"/>
          <w:numId w:val="19"/>
        </w:numPr>
      </w:pPr>
      <w:r>
        <w:t>List the concept(s) covered during this part of the game.</w:t>
      </w:r>
    </w:p>
    <w:p w14:paraId="7185761C" w14:textId="77777777" w:rsidR="00C92337" w:rsidRPr="00C92337" w:rsidRDefault="00C92337" w:rsidP="00C92337"/>
    <w:p w14:paraId="2811024A" w14:textId="77777777" w:rsidR="00C92337" w:rsidRDefault="00C92337" w:rsidP="00C92337">
      <w:pPr>
        <w:pStyle w:val="Heading3"/>
      </w:pPr>
      <w:r>
        <w:t>Summary</w:t>
      </w:r>
    </w:p>
    <w:p w14:paraId="2F919CF0" w14:textId="77777777" w:rsidR="00C92337" w:rsidRDefault="00C92337" w:rsidP="00C92337">
      <w:pPr>
        <w:pStyle w:val="ListParagraph"/>
        <w:numPr>
          <w:ilvl w:val="0"/>
          <w:numId w:val="24"/>
        </w:numPr>
      </w:pPr>
      <w:r>
        <w:t>Blah</w:t>
      </w:r>
    </w:p>
    <w:p w14:paraId="003E64AE" w14:textId="77777777" w:rsidR="00C92337" w:rsidRDefault="00C92337" w:rsidP="00C92337"/>
    <w:p w14:paraId="74A9113E" w14:textId="63F410F9" w:rsidR="00C92337" w:rsidRDefault="00C92337" w:rsidP="00C92337">
      <w:pPr>
        <w:pStyle w:val="Heading2"/>
      </w:pPr>
      <w:r>
        <w:t xml:space="preserve">Part </w:t>
      </w:r>
      <w:r>
        <w:t>7</w:t>
      </w:r>
      <w:r>
        <w:t xml:space="preserve"> – Temperate Climate (Summer) Overworld</w:t>
      </w:r>
    </w:p>
    <w:p w14:paraId="150773E9" w14:textId="77777777" w:rsidR="00C92337" w:rsidRPr="00C92337" w:rsidRDefault="00C92337" w:rsidP="00C92337"/>
    <w:p w14:paraId="59F66139" w14:textId="77777777" w:rsidR="00C92337" w:rsidRDefault="00C92337" w:rsidP="00C92337">
      <w:pPr>
        <w:pStyle w:val="Heading3"/>
      </w:pPr>
      <w:r>
        <w:t>L.O. Concepts Covered</w:t>
      </w:r>
    </w:p>
    <w:p w14:paraId="5BFCAEA8" w14:textId="77777777" w:rsidR="00C92337" w:rsidRDefault="00C92337" w:rsidP="00C92337">
      <w:pPr>
        <w:numPr>
          <w:ilvl w:val="0"/>
          <w:numId w:val="19"/>
        </w:numPr>
      </w:pPr>
      <w:r>
        <w:t>List the concept(s) covered during this part of the game.</w:t>
      </w:r>
    </w:p>
    <w:p w14:paraId="07C552E7" w14:textId="77777777" w:rsidR="00C92337" w:rsidRDefault="00C92337" w:rsidP="00C92337"/>
    <w:p w14:paraId="61011E67" w14:textId="77777777" w:rsidR="00772733" w:rsidRDefault="00772733" w:rsidP="00772733">
      <w:pPr>
        <w:pStyle w:val="Heading3"/>
      </w:pPr>
      <w:r>
        <w:t>Atmospheric Attribute Criteria</w:t>
      </w:r>
    </w:p>
    <w:p w14:paraId="78229027" w14:textId="02F8478A" w:rsidR="00772733" w:rsidRDefault="00772733" w:rsidP="00772733">
      <w:pPr>
        <w:pStyle w:val="ListParagraph"/>
        <w:numPr>
          <w:ilvl w:val="0"/>
          <w:numId w:val="24"/>
        </w:numPr>
      </w:pPr>
      <w:r>
        <w:t>Temperature</w:t>
      </w:r>
    </w:p>
    <w:p w14:paraId="07C41532" w14:textId="77777777" w:rsidR="00772733" w:rsidRPr="00C92337" w:rsidRDefault="00772733" w:rsidP="00C92337"/>
    <w:p w14:paraId="380A22AA" w14:textId="77777777" w:rsidR="00C92337" w:rsidRDefault="00C92337" w:rsidP="00C92337">
      <w:pPr>
        <w:pStyle w:val="Heading3"/>
      </w:pPr>
      <w:r>
        <w:t>Summary</w:t>
      </w:r>
    </w:p>
    <w:p w14:paraId="77E096D1" w14:textId="77777777" w:rsidR="00C92337" w:rsidRDefault="00C92337" w:rsidP="00C92337">
      <w:pPr>
        <w:pStyle w:val="ListParagraph"/>
        <w:numPr>
          <w:ilvl w:val="0"/>
          <w:numId w:val="24"/>
        </w:numPr>
      </w:pPr>
      <w:r>
        <w:t>Blah</w:t>
      </w:r>
    </w:p>
    <w:p w14:paraId="7E06BF91" w14:textId="77777777" w:rsidR="00C92337" w:rsidRDefault="00C92337" w:rsidP="00C92337"/>
    <w:p w14:paraId="63F01064" w14:textId="094E83AA" w:rsidR="00C92337" w:rsidRDefault="00C92337" w:rsidP="00C92337">
      <w:pPr>
        <w:pStyle w:val="Heading2"/>
      </w:pPr>
      <w:r>
        <w:t xml:space="preserve">Part </w:t>
      </w:r>
      <w:r>
        <w:t>8</w:t>
      </w:r>
      <w:r>
        <w:t xml:space="preserve"> – Temperate Climate (Summer) Colony Sim</w:t>
      </w:r>
    </w:p>
    <w:p w14:paraId="0BB1A9C4" w14:textId="77777777" w:rsidR="00C92337" w:rsidRPr="00C92337" w:rsidRDefault="00C92337" w:rsidP="00C92337"/>
    <w:p w14:paraId="39CA8B16" w14:textId="77777777" w:rsidR="00C92337" w:rsidRDefault="00C92337" w:rsidP="00C92337">
      <w:pPr>
        <w:pStyle w:val="Heading3"/>
      </w:pPr>
      <w:r>
        <w:t>L.O. Concepts Covered</w:t>
      </w:r>
    </w:p>
    <w:p w14:paraId="2A469E64" w14:textId="77777777" w:rsidR="00C92337" w:rsidRDefault="00C92337" w:rsidP="00C92337">
      <w:pPr>
        <w:numPr>
          <w:ilvl w:val="0"/>
          <w:numId w:val="19"/>
        </w:numPr>
      </w:pPr>
      <w:r>
        <w:t>List the concept(s) covered during this part of the game.</w:t>
      </w:r>
    </w:p>
    <w:p w14:paraId="72371C2C" w14:textId="77777777" w:rsidR="00C92337" w:rsidRPr="00C92337" w:rsidRDefault="00C92337" w:rsidP="00C92337"/>
    <w:p w14:paraId="4740A684" w14:textId="77777777" w:rsidR="00C92337" w:rsidRDefault="00C92337" w:rsidP="00C92337">
      <w:pPr>
        <w:pStyle w:val="Heading3"/>
      </w:pPr>
      <w:r>
        <w:t>Summary</w:t>
      </w:r>
    </w:p>
    <w:p w14:paraId="7117C913" w14:textId="37706E58" w:rsidR="00C92337" w:rsidRDefault="00C92337" w:rsidP="00C92337">
      <w:pPr>
        <w:pStyle w:val="ListParagraph"/>
        <w:numPr>
          <w:ilvl w:val="0"/>
          <w:numId w:val="24"/>
        </w:numPr>
      </w:pPr>
      <w:r>
        <w:t>Blah</w:t>
      </w:r>
      <w:r>
        <w:br w:type="page"/>
      </w:r>
    </w:p>
    <w:p w14:paraId="4D31D81A" w14:textId="77777777" w:rsidR="00D72E24" w:rsidRDefault="00000000">
      <w:pPr>
        <w:pStyle w:val="Heading1"/>
        <w:rPr>
          <w:color w:val="0000FF"/>
        </w:rPr>
      </w:pPr>
      <w:bookmarkStart w:id="15" w:name="_ksso39ws6f3w" w:colFirst="0" w:colLast="0"/>
      <w:bookmarkEnd w:id="15"/>
      <w:r>
        <w:rPr>
          <w:color w:val="0000FF"/>
        </w:rPr>
        <w:lastRenderedPageBreak/>
        <w:t>LO Concept Coverage</w:t>
      </w:r>
    </w:p>
    <w:p w14:paraId="0C3C3B2F" w14:textId="77777777" w:rsidR="00D72E24" w:rsidRDefault="00D72E24"/>
    <w:p w14:paraId="7DB73677" w14:textId="77777777" w:rsidR="00D72E24" w:rsidRDefault="00000000">
      <w:pPr>
        <w:pStyle w:val="Heading3"/>
      </w:pPr>
      <w:bookmarkStart w:id="16" w:name="_jub7y4l2tdxk" w:colFirst="0" w:colLast="0"/>
      <w:bookmarkEnd w:id="16"/>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77777777" w:rsidR="00D8636D" w:rsidRDefault="00D8636D" w:rsidP="00F64B8F">
            <w:pPr>
              <w:rPr>
                <w:sz w:val="21"/>
                <w:szCs w:val="21"/>
              </w:rPr>
            </w:pPr>
            <w:r>
              <w:rPr>
                <w:b/>
                <w:sz w:val="21"/>
                <w:szCs w:val="21"/>
              </w:rPr>
              <w:t>weight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17" w:author="Andrea Goddard" w:date="2023-05-24T17:06:00Z">
                  <w:r w:rsidR="00D8636D" w:rsidRPr="00D8636D">
                    <w:rPr>
                      <w:b/>
                      <w:highlight w:val="yellow"/>
                    </w:rPr>
                    <w:t>Peripheral</w:t>
                  </w:r>
                </w:ins>
              </w:sdtContent>
            </w:sdt>
            <w:sdt>
              <w:sdtPr>
                <w:rPr>
                  <w:highlight w:val="yellow"/>
                </w:rPr>
                <w:tag w:val="goog_rdk_2"/>
                <w:id w:val="321628593"/>
              </w:sdtPr>
              <w:sdtContent>
                <w:del w:id="18"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19" w:author="Andrea Goddard" w:date="2023-05-24T17:07:00Z">
                  <w:r w:rsidR="00D8636D" w:rsidRPr="00D8636D">
                    <w:rPr>
                      <w:b/>
                      <w:highlight w:val="yellow"/>
                    </w:rPr>
                    <w:t>Peripheral</w:t>
                  </w:r>
                </w:ins>
              </w:sdtContent>
            </w:sdt>
            <w:sdt>
              <w:sdtPr>
                <w:rPr>
                  <w:highlight w:val="yellow"/>
                </w:rPr>
                <w:tag w:val="goog_rdk_5"/>
                <w:id w:val="683946335"/>
              </w:sdtPr>
              <w:sdtContent>
                <w:del w:id="20"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21" w:author="Andrea Goddard" w:date="2023-05-24T17:07:00Z">
                  <w:r w:rsidR="00D8636D">
                    <w:rPr>
                      <w:b/>
                    </w:rPr>
                    <w:t>Peripheral</w:t>
                  </w:r>
                </w:ins>
              </w:sdtContent>
            </w:sdt>
            <w:sdt>
              <w:sdtPr>
                <w:tag w:val="goog_rdk_8"/>
                <w:id w:val="-134416610"/>
              </w:sdtPr>
              <w:sdtContent>
                <w:del w:id="22"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23" w:author="Andrea Goddard" w:date="2023-05-24T17:09:00Z">
                  <w:r w:rsidR="00D8636D">
                    <w:rPr>
                      <w:b/>
                    </w:rPr>
                    <w:t>Peripheral</w:t>
                  </w:r>
                </w:ins>
              </w:sdtContent>
            </w:sdt>
            <w:sdt>
              <w:sdtPr>
                <w:tag w:val="goog_rdk_11"/>
                <w:id w:val="-111905499"/>
              </w:sdtPr>
              <w:sdtContent>
                <w:del w:id="24"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25" w:author="Andrea Goddard" w:date="2023-05-24T17:09:00Z">
                  <w:r w:rsidR="00D8636D" w:rsidRPr="00D8636D">
                    <w:rPr>
                      <w:b/>
                      <w:highlight w:val="yellow"/>
                    </w:rPr>
                    <w:t>Peripheral</w:t>
                  </w:r>
                </w:ins>
              </w:sdtContent>
            </w:sdt>
            <w:sdt>
              <w:sdtPr>
                <w:rPr>
                  <w:highlight w:val="yellow"/>
                </w:rPr>
                <w:tag w:val="goog_rdk_14"/>
                <w:id w:val="-1399433845"/>
              </w:sdtPr>
              <w:sdtContent>
                <w:del w:id="26"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27" w:author="Andrea Goddard" w:date="2023-05-24T17:09:00Z">
                  <w:r w:rsidR="00D8636D" w:rsidRPr="00D8636D">
                    <w:rPr>
                      <w:b/>
                      <w:highlight w:val="yellow"/>
                    </w:rPr>
                    <w:t>Peripheral</w:t>
                  </w:r>
                </w:ins>
              </w:sdtContent>
            </w:sdt>
            <w:sdt>
              <w:sdtPr>
                <w:rPr>
                  <w:highlight w:val="yellow"/>
                </w:rPr>
                <w:tag w:val="goog_rdk_17"/>
                <w:id w:val="-1092092221"/>
              </w:sdtPr>
              <w:sdtContent>
                <w:del w:id="28"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Atmospheric composition, including the amount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29" w:author="Andrea Goddard" w:date="2023-05-24T17:09:00Z">
                  <w:r w:rsidR="00D8636D" w:rsidRPr="00D8636D">
                    <w:rPr>
                      <w:b/>
                      <w:highlight w:val="yellow"/>
                    </w:rPr>
                    <w:t>Peripheral</w:t>
                  </w:r>
                </w:ins>
              </w:sdtContent>
            </w:sdt>
            <w:sdt>
              <w:sdtPr>
                <w:rPr>
                  <w:highlight w:val="yellow"/>
                </w:rPr>
                <w:tag w:val="goog_rdk_20"/>
                <w:id w:val="2067144786"/>
              </w:sdtPr>
              <w:sdtContent>
                <w:del w:id="30"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31" w:author="Andrea Goddard" w:date="2023-05-24T17:09:00Z">
                  <w:r w:rsidR="00D8636D">
                    <w:rPr>
                      <w:b/>
                    </w:rPr>
                    <w:t>Peripheral</w:t>
                  </w:r>
                </w:ins>
              </w:sdtContent>
            </w:sdt>
            <w:sdt>
              <w:sdtPr>
                <w:tag w:val="goog_rdk_23"/>
                <w:id w:val="1881510008"/>
              </w:sdtPr>
              <w:sdtContent>
                <w:del w:id="32"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33" w:name="_htsps0f46zva" w:colFirst="0" w:colLast="0"/>
      <w:bookmarkEnd w:id="33"/>
      <w:r>
        <w:rPr>
          <w:color w:val="0000FF"/>
        </w:rPr>
        <w:t>Legends of Learning Required Content Practices</w:t>
      </w:r>
    </w:p>
    <w:p w14:paraId="0C5C371B" w14:textId="77777777" w:rsidR="00D72E24" w:rsidRDefault="00D72E24"/>
    <w:p w14:paraId="48BAC42D" w14:textId="77777777" w:rsidR="00D72E24" w:rsidRDefault="00000000">
      <w:pPr>
        <w:pStyle w:val="Heading3"/>
      </w:pPr>
      <w:bookmarkStart w:id="34" w:name="_f51r4b8ioo7a" w:colFirst="0" w:colLast="0"/>
      <w:bookmarkEnd w:id="34"/>
      <w:r>
        <w:t>Checklist Overview</w:t>
      </w:r>
    </w:p>
    <w:p w14:paraId="4004C31F" w14:textId="77777777" w:rsidR="00D72E24" w:rsidRDefault="00000000">
      <w:hyperlink r:id="rId13">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Gameplay mechanic reinforces the academic material, rather than being completely separate from instruction. I.e,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35" w:name="_8j8qo2nti00o" w:colFirst="0" w:colLast="0"/>
      <w:bookmarkEnd w:id="35"/>
      <w:r>
        <w:t>Connection Between Gameplay and Learning</w:t>
      </w:r>
    </w:p>
    <w:p w14:paraId="43CFEFE3" w14:textId="2FB7C94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180D44EC"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altitude and season.</w:t>
      </w:r>
    </w:p>
    <w:p w14:paraId="6795E073" w14:textId="09B61411" w:rsidR="00BF1C24" w:rsidRDefault="00BF1C24" w:rsidP="00DB6FA2">
      <w:pPr>
        <w:numPr>
          <w:ilvl w:val="0"/>
          <w:numId w:val="4"/>
        </w:numPr>
      </w:pPr>
      <w:r>
        <w:t xml:space="preserve">In the Colony Simulation gameplay, the player will further learn how </w:t>
      </w:r>
      <w:r w:rsidR="007C51B9">
        <w:t>the environment can be manipulated to change the local climate to allow for a suitable habitation. These are more implicit, and the game will make some quick explanations of these through the tutorial.</w:t>
      </w:r>
    </w:p>
    <w:p w14:paraId="1B32A551" w14:textId="77777777" w:rsidR="00D72E24" w:rsidRDefault="00000000">
      <w:pPr>
        <w:pStyle w:val="Heading3"/>
      </w:pPr>
      <w:bookmarkStart w:id="36" w:name="_woe6ankxv3c1" w:colFirst="0" w:colLast="0"/>
      <w:bookmarkEnd w:id="36"/>
      <w:r>
        <w:t>Role of Text in Learning</w:t>
      </w:r>
    </w:p>
    <w:p w14:paraId="344781AF" w14:textId="000DE37F"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 in-depth animation of the systems.</w:t>
      </w:r>
    </w:p>
    <w:p w14:paraId="50C986CA" w14:textId="06789449" w:rsidR="007C51B9" w:rsidRDefault="007C51B9" w:rsidP="007C51B9">
      <w:pPr>
        <w:numPr>
          <w:ilvl w:val="0"/>
          <w:numId w:val="16"/>
        </w:numPr>
      </w:pPr>
      <w:r>
        <w:t>Text will also be used to teach the player the objective of the game, and will further support the LOs that these tie into.</w:t>
      </w:r>
    </w:p>
    <w:p w14:paraId="3646E1D7" w14:textId="77777777" w:rsidR="00D72E24" w:rsidRDefault="00000000">
      <w:pPr>
        <w:pStyle w:val="Heading3"/>
      </w:pPr>
      <w:bookmarkStart w:id="37" w:name="_lt79bqy4gldx" w:colFirst="0" w:colLast="0"/>
      <w:bookmarkEnd w:id="37"/>
      <w:r>
        <w:t>Characters - Diversity</w:t>
      </w:r>
    </w:p>
    <w:p w14:paraId="0A372AC6" w14:textId="6DB75E96" w:rsidR="00D72E24" w:rsidRDefault="00485E24">
      <w:pPr>
        <w:numPr>
          <w:ilvl w:val="0"/>
          <w:numId w:val="2"/>
        </w:numPr>
        <w:shd w:val="clear" w:color="auto" w:fill="FFFFFF"/>
        <w:spacing w:after="200"/>
      </w:pPr>
      <w:r>
        <w:t>Frogs – The frogs will come with various colors to indicate their preferred climate. This is merely used as a way to ascertain where to bring these frogs on Earth.</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38" w:name="_oftwb572cwpn" w:colFirst="0" w:colLast="0"/>
      <w:bookmarkEnd w:id="38"/>
      <w:r>
        <w:rPr>
          <w:color w:val="0000FF"/>
        </w:rPr>
        <w:lastRenderedPageBreak/>
        <w:t>Technical</w:t>
      </w:r>
    </w:p>
    <w:p w14:paraId="18D8D8D5" w14:textId="77777777" w:rsidR="00D72E24" w:rsidRDefault="00000000">
      <w:pPr>
        <w:pStyle w:val="Heading3"/>
        <w:shd w:val="clear" w:color="auto" w:fill="FFFFFF"/>
        <w:spacing w:before="200" w:after="200"/>
      </w:pPr>
      <w:bookmarkStart w:id="39" w:name="_ileqj0wqbx92" w:colFirst="0" w:colLast="0"/>
      <w:bookmarkEnd w:id="39"/>
      <w:r>
        <w:t>Development Hardware/Software</w:t>
      </w:r>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40" w:name="_b34pcjhox752" w:colFirst="0" w:colLast="0"/>
      <w:bookmarkEnd w:id="40"/>
      <w:r>
        <w:t>Asset Summary</w:t>
      </w:r>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7CC98323" w14:textId="34D930F4" w:rsidR="00D72E24" w:rsidRDefault="00000000">
      <w:pPr>
        <w:pStyle w:val="Heading3"/>
      </w:pPr>
      <w:bookmarkStart w:id="41" w:name="_7xcl4emkqa1o" w:colFirst="0" w:colLast="0"/>
      <w:bookmarkEnd w:id="41"/>
      <w:r>
        <w:t>Music and Sounds</w:t>
      </w:r>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4" w:history="1">
        <w:r w:rsidRPr="000852A0">
          <w:rPr>
            <w:rStyle w:val="Hyperlink"/>
          </w:rPr>
          <w:t>Dova-Syndrome</w:t>
        </w:r>
      </w:hyperlink>
    </w:p>
    <w:p w14:paraId="1B85F651" w14:textId="64A9DA91" w:rsidR="000852A0" w:rsidRDefault="00CB2F80">
      <w:pPr>
        <w:numPr>
          <w:ilvl w:val="0"/>
          <w:numId w:val="10"/>
        </w:numPr>
      </w:pPr>
      <w:r>
        <w:t>All sound effects will be acquired via our collection which is comprised of various licenses: purchased or public.</w:t>
      </w:r>
    </w:p>
    <w:p w14:paraId="244C5A9A" w14:textId="77777777" w:rsidR="00D72E24" w:rsidRDefault="00D72E24"/>
    <w:p w14:paraId="203C8423" w14:textId="77777777" w:rsidR="00D72E24" w:rsidRDefault="00D72E24"/>
    <w:p w14:paraId="4CA6036A" w14:textId="77777777" w:rsidR="00D72E24" w:rsidRDefault="00000000">
      <w:pPr>
        <w:pStyle w:val="Heading1"/>
        <w:rPr>
          <w:color w:val="0000FF"/>
        </w:rPr>
      </w:pPr>
      <w:bookmarkStart w:id="42" w:name="_uicrcm7meylh" w:colFirst="0" w:colLast="0"/>
      <w:bookmarkEnd w:id="42"/>
      <w:r>
        <w:rPr>
          <w:color w:val="0000FF"/>
        </w:rPr>
        <w:t>Art Style</w:t>
      </w:r>
    </w:p>
    <w:p w14:paraId="17DDC50A" w14:textId="77777777" w:rsidR="00D72E24" w:rsidRDefault="00D72E24"/>
    <w:p w14:paraId="31DCC7B5" w14:textId="77777777" w:rsidR="00D72E24" w:rsidRDefault="00000000">
      <w:pPr>
        <w:pStyle w:val="Heading3"/>
      </w:pPr>
      <w:bookmarkStart w:id="43" w:name="_9defhc2f3dbt" w:colFirst="0" w:colLast="0"/>
      <w:bookmarkEnd w:id="43"/>
      <w:r>
        <w:t>Mockups</w:t>
      </w:r>
    </w:p>
    <w:p w14:paraId="7DE631A2" w14:textId="77777777" w:rsidR="00D72E24" w:rsidRDefault="00000000">
      <w:pPr>
        <w:numPr>
          <w:ilvl w:val="0"/>
          <w:numId w:val="14"/>
        </w:numPr>
      </w:pPr>
      <w:r>
        <w:t>Show a few examples</w:t>
      </w:r>
    </w:p>
    <w:p w14:paraId="030B0D9D" w14:textId="77777777" w:rsidR="00D72E24" w:rsidRDefault="00D72E24"/>
    <w:p w14:paraId="5A15F9F4" w14:textId="77777777" w:rsidR="00D72E24" w:rsidRDefault="00000000">
      <w:pPr>
        <w:pStyle w:val="Heading1"/>
        <w:rPr>
          <w:color w:val="0000FF"/>
        </w:rPr>
      </w:pPr>
      <w:bookmarkStart w:id="44" w:name="_5aez51ch4gc0" w:colFirst="0" w:colLast="0"/>
      <w:bookmarkEnd w:id="44"/>
      <w:r>
        <w:rPr>
          <w:color w:val="0000FF"/>
        </w:rPr>
        <w:t>Schedule for Development + Delivery [Optional, but Encouraged]</w:t>
      </w:r>
    </w:p>
    <w:p w14:paraId="1822EF25" w14:textId="77777777" w:rsidR="00D72E24" w:rsidRDefault="00000000">
      <w:pPr>
        <w:numPr>
          <w:ilvl w:val="0"/>
          <w:numId w:val="3"/>
        </w:numPr>
      </w:pPr>
      <w:r>
        <w:t>You may link to another document / spreadsheet if you like</w:t>
      </w:r>
    </w:p>
    <w:p w14:paraId="0F3D1F55" w14:textId="77777777" w:rsidR="00D72E24" w:rsidRDefault="00000000">
      <w:pPr>
        <w:numPr>
          <w:ilvl w:val="1"/>
          <w:numId w:val="3"/>
        </w:numPr>
      </w:pPr>
      <w:r>
        <w:t xml:space="preserve">If you do, just make sure viewing permissions are available :) </w:t>
      </w:r>
    </w:p>
    <w:p w14:paraId="36E7BEE5" w14:textId="77777777" w:rsidR="00D72E24" w:rsidRDefault="00D72E24"/>
    <w:p w14:paraId="739327D0" w14:textId="77777777" w:rsidR="00D72E24" w:rsidRDefault="00D72E24"/>
    <w:p w14:paraId="6F6B417C" w14:textId="6624CE81" w:rsidR="00D72E24" w:rsidRDefault="00000000">
      <w:pPr>
        <w:pStyle w:val="Heading1"/>
        <w:rPr>
          <w:color w:val="0000FF"/>
        </w:rPr>
      </w:pPr>
      <w:bookmarkStart w:id="45" w:name="_3s5s7z0qgif" w:colFirst="0" w:colLast="0"/>
      <w:bookmarkEnd w:id="45"/>
      <w:r>
        <w:rPr>
          <w:color w:val="0000FF"/>
        </w:rPr>
        <w:t>Story / Narrative</w:t>
      </w:r>
    </w:p>
    <w:p w14:paraId="00BC13AF" w14:textId="77777777" w:rsidR="00D72E24" w:rsidRDefault="00D72E24"/>
    <w:p w14:paraId="4A4BC7C3" w14:textId="77777777" w:rsidR="00D72E24" w:rsidRDefault="00000000">
      <w:pPr>
        <w:pStyle w:val="Heading3"/>
      </w:pPr>
      <w:bookmarkStart w:id="46" w:name="_2cxaegn1vq3j" w:colFirst="0" w:colLast="0"/>
      <w:bookmarkEnd w:id="46"/>
      <w:r>
        <w:lastRenderedPageBreak/>
        <w:t>Back Story</w:t>
      </w:r>
    </w:p>
    <w:p w14:paraId="583B5D9B" w14:textId="4F257B33" w:rsidR="00D72E24" w:rsidRDefault="00094348" w:rsidP="00131F97">
      <w:r>
        <w:t xml:space="preserve">Space frogs exiled from a </w:t>
      </w:r>
      <w:r w:rsidR="00D8636D">
        <w:t>faraway</w:t>
      </w:r>
      <w:r>
        <w:t xml:space="preserve"> galaxy, looking for a new home.</w:t>
      </w:r>
    </w:p>
    <w:p w14:paraId="7882D979" w14:textId="77777777" w:rsidR="00D72E24" w:rsidRDefault="00D72E24"/>
    <w:p w14:paraId="4EDDF2D0" w14:textId="77777777" w:rsidR="00D72E24" w:rsidRDefault="00000000">
      <w:pPr>
        <w:pStyle w:val="Heading3"/>
      </w:pPr>
      <w:bookmarkStart w:id="47" w:name="_d2mj3wwpm8" w:colFirst="0" w:colLast="0"/>
      <w:bookmarkEnd w:id="47"/>
      <w:r>
        <w:t>Plot Elements</w:t>
      </w:r>
    </w:p>
    <w:p w14:paraId="33B8F925" w14:textId="61674507" w:rsidR="00D72E24" w:rsidRDefault="00094348">
      <w:pPr>
        <w:numPr>
          <w:ilvl w:val="0"/>
          <w:numId w:val="18"/>
        </w:numPr>
      </w:pPr>
      <w:r>
        <w:t>Blah</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210ED"/>
    <w:rsid w:val="000234F4"/>
    <w:rsid w:val="0004379F"/>
    <w:rsid w:val="000453FC"/>
    <w:rsid w:val="00046740"/>
    <w:rsid w:val="00076723"/>
    <w:rsid w:val="000804C3"/>
    <w:rsid w:val="000852A0"/>
    <w:rsid w:val="00094348"/>
    <w:rsid w:val="000956E9"/>
    <w:rsid w:val="000B41AE"/>
    <w:rsid w:val="000C4037"/>
    <w:rsid w:val="00131F97"/>
    <w:rsid w:val="001325BA"/>
    <w:rsid w:val="001431B6"/>
    <w:rsid w:val="00150164"/>
    <w:rsid w:val="00160802"/>
    <w:rsid w:val="00186A99"/>
    <w:rsid w:val="001B1F26"/>
    <w:rsid w:val="001C3E9A"/>
    <w:rsid w:val="001E59B9"/>
    <w:rsid w:val="001F4590"/>
    <w:rsid w:val="001F6976"/>
    <w:rsid w:val="00212EF0"/>
    <w:rsid w:val="002319DA"/>
    <w:rsid w:val="00254286"/>
    <w:rsid w:val="002D55A6"/>
    <w:rsid w:val="0030397F"/>
    <w:rsid w:val="003336BC"/>
    <w:rsid w:val="00340390"/>
    <w:rsid w:val="00354CDF"/>
    <w:rsid w:val="003E5898"/>
    <w:rsid w:val="00402188"/>
    <w:rsid w:val="004168EB"/>
    <w:rsid w:val="0043498B"/>
    <w:rsid w:val="00485E24"/>
    <w:rsid w:val="00487931"/>
    <w:rsid w:val="004B098F"/>
    <w:rsid w:val="004B516B"/>
    <w:rsid w:val="004E3E70"/>
    <w:rsid w:val="0052477A"/>
    <w:rsid w:val="00542D29"/>
    <w:rsid w:val="00543750"/>
    <w:rsid w:val="0056086F"/>
    <w:rsid w:val="00576891"/>
    <w:rsid w:val="00580BF6"/>
    <w:rsid w:val="00581FD3"/>
    <w:rsid w:val="005967C8"/>
    <w:rsid w:val="005F27EB"/>
    <w:rsid w:val="00603FF7"/>
    <w:rsid w:val="0062613C"/>
    <w:rsid w:val="00626720"/>
    <w:rsid w:val="006503FD"/>
    <w:rsid w:val="00673987"/>
    <w:rsid w:val="006E4C00"/>
    <w:rsid w:val="007029AA"/>
    <w:rsid w:val="00717AC2"/>
    <w:rsid w:val="00722C14"/>
    <w:rsid w:val="00740EFB"/>
    <w:rsid w:val="00772733"/>
    <w:rsid w:val="00781BFD"/>
    <w:rsid w:val="00795F1F"/>
    <w:rsid w:val="0079712A"/>
    <w:rsid w:val="007A5004"/>
    <w:rsid w:val="007A6B05"/>
    <w:rsid w:val="007C51B9"/>
    <w:rsid w:val="007D2C98"/>
    <w:rsid w:val="007E4978"/>
    <w:rsid w:val="00803058"/>
    <w:rsid w:val="00815C55"/>
    <w:rsid w:val="00827509"/>
    <w:rsid w:val="00884C55"/>
    <w:rsid w:val="00890A31"/>
    <w:rsid w:val="00897AC4"/>
    <w:rsid w:val="008D5243"/>
    <w:rsid w:val="0096416E"/>
    <w:rsid w:val="009C0FD7"/>
    <w:rsid w:val="009E6B9E"/>
    <w:rsid w:val="009E6E47"/>
    <w:rsid w:val="00A007A1"/>
    <w:rsid w:val="00AF57FF"/>
    <w:rsid w:val="00B2672A"/>
    <w:rsid w:val="00B50ADF"/>
    <w:rsid w:val="00B602D1"/>
    <w:rsid w:val="00B90684"/>
    <w:rsid w:val="00B927D8"/>
    <w:rsid w:val="00BB2912"/>
    <w:rsid w:val="00BC37CA"/>
    <w:rsid w:val="00BF1C24"/>
    <w:rsid w:val="00C21404"/>
    <w:rsid w:val="00C24CDF"/>
    <w:rsid w:val="00C3233E"/>
    <w:rsid w:val="00C41E93"/>
    <w:rsid w:val="00C60BD9"/>
    <w:rsid w:val="00C817E3"/>
    <w:rsid w:val="00C851CA"/>
    <w:rsid w:val="00C92337"/>
    <w:rsid w:val="00C930FC"/>
    <w:rsid w:val="00CB04B4"/>
    <w:rsid w:val="00CB2F80"/>
    <w:rsid w:val="00CB7D47"/>
    <w:rsid w:val="00CC5D37"/>
    <w:rsid w:val="00D422DE"/>
    <w:rsid w:val="00D50C59"/>
    <w:rsid w:val="00D62A6F"/>
    <w:rsid w:val="00D72E24"/>
    <w:rsid w:val="00D821C2"/>
    <w:rsid w:val="00D83254"/>
    <w:rsid w:val="00D8636D"/>
    <w:rsid w:val="00DB6FA2"/>
    <w:rsid w:val="00DD6C97"/>
    <w:rsid w:val="00E13896"/>
    <w:rsid w:val="00E43AD7"/>
    <w:rsid w:val="00E6526D"/>
    <w:rsid w:val="00E7179B"/>
    <w:rsid w:val="00E74FB1"/>
    <w:rsid w:val="00E930C4"/>
    <w:rsid w:val="00EB1321"/>
    <w:rsid w:val="00EB6B59"/>
    <w:rsid w:val="00EC765B"/>
    <w:rsid w:val="00EE1CB0"/>
    <w:rsid w:val="00EE1EB2"/>
    <w:rsid w:val="00EE6D65"/>
    <w:rsid w:val="00F03A39"/>
    <w:rsid w:val="00F14536"/>
    <w:rsid w:val="00FC08E1"/>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google.com/document/d/10yED8ZwFXOWjwvroqZxaHn1A6utMDncaFwmyc8dqc-g/edit?usp=shar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p5Yk3JNJUejWAimRI4LFcppuIQZPLdJZ/vie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va-s.jp/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3493</TotalTime>
  <Pages>22</Pages>
  <Words>4543</Words>
  <Characters>25900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84</cp:revision>
  <dcterms:created xsi:type="dcterms:W3CDTF">2023-05-26T15:55:00Z</dcterms:created>
  <dcterms:modified xsi:type="dcterms:W3CDTF">2023-06-05T21:18:00Z</dcterms:modified>
</cp:coreProperties>
</file>