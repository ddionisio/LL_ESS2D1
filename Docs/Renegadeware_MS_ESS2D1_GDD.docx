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proofErr w:type="spellStart"/>
      <w:r>
        <w:rPr>
          <w:rFonts w:ascii="Roboto" w:eastAsia="Roboto" w:hAnsi="Roboto" w:cs="Roboto"/>
        </w:rPr>
        <w:t>Renegadeware</w:t>
      </w:r>
      <w:proofErr w:type="spellEnd"/>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w6tltitkroxf" w:colFirst="0" w:colLast="0"/>
      <w:bookmarkEnd w:id="4"/>
      <w:r>
        <w:t>Table of Contents</w:t>
      </w:r>
    </w:p>
    <w:p w14:paraId="5E705534" w14:textId="77777777" w:rsidR="00D72E24" w:rsidRDefault="00D72E24">
      <w:pPr>
        <w:rPr>
          <w:color w:val="0000FF"/>
        </w:rPr>
      </w:pPr>
    </w:p>
    <w:sdt>
      <w:sdtPr>
        <w:id w:val="-1097712933"/>
        <w:docPartObj>
          <w:docPartGallery w:val="Table of Contents"/>
          <w:docPartUnique/>
        </w:docPartObj>
      </w:sdtPr>
      <w:sdtContent>
        <w:p w14:paraId="1681A7C0" w14:textId="77777777" w:rsidR="00D72E2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070D2DE5" w14:textId="77777777" w:rsidR="00D72E24" w:rsidRDefault="00000000">
          <w:pPr>
            <w:numPr>
              <w:ilvl w:val="0"/>
              <w:numId w:val="17"/>
            </w:numPr>
            <w:spacing w:before="200" w:line="240" w:lineRule="auto"/>
          </w:pPr>
          <w:hyperlink w:anchor="_b1zghxqkrdaf">
            <w:r>
              <w:rPr>
                <w:color w:val="1155CC"/>
                <w:u w:val="single"/>
              </w:rPr>
              <w:t>Game Overview</w:t>
            </w:r>
          </w:hyperlink>
        </w:p>
        <w:p w14:paraId="1FA66610" w14:textId="77777777" w:rsidR="00D72E24" w:rsidRDefault="00000000">
          <w:pPr>
            <w:numPr>
              <w:ilvl w:val="1"/>
              <w:numId w:val="17"/>
            </w:numPr>
            <w:spacing w:line="240" w:lineRule="auto"/>
          </w:pPr>
          <w:hyperlink w:anchor="_z5ktqn5ud51k">
            <w:r>
              <w:rPr>
                <w:color w:val="1155CC"/>
                <w:u w:val="single"/>
              </w:rPr>
              <w:t>Target Learning Objective (LO)</w:t>
            </w:r>
          </w:hyperlink>
        </w:p>
        <w:p w14:paraId="4DA62C4F" w14:textId="77777777" w:rsidR="00D72E24" w:rsidRDefault="00000000">
          <w:pPr>
            <w:numPr>
              <w:ilvl w:val="1"/>
              <w:numId w:val="17"/>
            </w:numPr>
            <w:spacing w:line="240" w:lineRule="auto"/>
          </w:pPr>
          <w:hyperlink w:anchor="_3yxrcs6fft7v">
            <w:r>
              <w:rPr>
                <w:color w:val="1155CC"/>
                <w:u w:val="single"/>
              </w:rPr>
              <w:t>Demographics - Target Audience</w:t>
            </w:r>
          </w:hyperlink>
        </w:p>
        <w:p w14:paraId="7AFEAAE3" w14:textId="77777777" w:rsidR="00D72E24" w:rsidRDefault="00000000">
          <w:pPr>
            <w:numPr>
              <w:ilvl w:val="1"/>
              <w:numId w:val="17"/>
            </w:numPr>
            <w:spacing w:line="240" w:lineRule="auto"/>
          </w:pPr>
          <w:hyperlink w:anchor="_nlv81sxv1tad">
            <w:r>
              <w:rPr>
                <w:color w:val="1155CC"/>
                <w:u w:val="single"/>
              </w:rPr>
              <w:t>Genre / Theme / Setting</w:t>
            </w:r>
          </w:hyperlink>
        </w:p>
        <w:p w14:paraId="16EEBEA7" w14:textId="77777777" w:rsidR="00D72E24" w:rsidRDefault="00000000">
          <w:pPr>
            <w:numPr>
              <w:ilvl w:val="1"/>
              <w:numId w:val="17"/>
            </w:numPr>
            <w:spacing w:line="240" w:lineRule="auto"/>
          </w:pPr>
          <w:hyperlink w:anchor="_6i3cn420ishz">
            <w:r>
              <w:rPr>
                <w:color w:val="1155CC"/>
                <w:u w:val="single"/>
              </w:rPr>
              <w:t>Core Gameplay Summary</w:t>
            </w:r>
          </w:hyperlink>
        </w:p>
        <w:p w14:paraId="6014CDA1" w14:textId="77777777" w:rsidR="00D72E24" w:rsidRDefault="00000000">
          <w:pPr>
            <w:numPr>
              <w:ilvl w:val="1"/>
              <w:numId w:val="17"/>
            </w:numPr>
            <w:spacing w:line="240" w:lineRule="auto"/>
          </w:pPr>
          <w:hyperlink w:anchor="_7wdt5h23tvzo">
            <w:r>
              <w:rPr>
                <w:color w:val="1155CC"/>
                <w:u w:val="single"/>
              </w:rPr>
              <w:t>Look and Feel</w:t>
            </w:r>
          </w:hyperlink>
        </w:p>
        <w:p w14:paraId="192185D6" w14:textId="77777777" w:rsidR="00D72E24" w:rsidRDefault="00000000">
          <w:pPr>
            <w:numPr>
              <w:ilvl w:val="1"/>
              <w:numId w:val="17"/>
            </w:numPr>
            <w:spacing w:line="240" w:lineRule="auto"/>
          </w:pPr>
          <w:hyperlink w:anchor="_z6u0mxcbjqkh">
            <w:r>
              <w:rPr>
                <w:color w:val="1155CC"/>
                <w:u w:val="single"/>
              </w:rPr>
              <w:t>Target Platform(s)</w:t>
            </w:r>
          </w:hyperlink>
        </w:p>
        <w:p w14:paraId="36182F3F" w14:textId="77777777" w:rsidR="00D72E24" w:rsidRDefault="00000000">
          <w:pPr>
            <w:numPr>
              <w:ilvl w:val="0"/>
              <w:numId w:val="17"/>
            </w:numPr>
            <w:spacing w:line="240" w:lineRule="auto"/>
          </w:pPr>
          <w:hyperlink w:anchor="_gpxmptz7kx5l">
            <w:r>
              <w:rPr>
                <w:color w:val="1155CC"/>
                <w:u w:val="single"/>
              </w:rPr>
              <w:t>Game Flow</w:t>
            </w:r>
          </w:hyperlink>
        </w:p>
        <w:p w14:paraId="58D948D2" w14:textId="77777777" w:rsidR="00D72E24" w:rsidRDefault="00000000">
          <w:pPr>
            <w:numPr>
              <w:ilvl w:val="1"/>
              <w:numId w:val="17"/>
            </w:numPr>
            <w:spacing w:line="240" w:lineRule="auto"/>
          </w:pPr>
          <w:hyperlink w:anchor="_vzqju6qz195s">
            <w:r>
              <w:rPr>
                <w:color w:val="1155CC"/>
                <w:u w:val="single"/>
              </w:rPr>
              <w:t>Part 1 - [Name of this Portion of the Game]</w:t>
            </w:r>
          </w:hyperlink>
        </w:p>
        <w:p w14:paraId="22CB7E54" w14:textId="77777777" w:rsidR="00D72E24" w:rsidRDefault="00000000">
          <w:pPr>
            <w:numPr>
              <w:ilvl w:val="2"/>
              <w:numId w:val="17"/>
            </w:numPr>
            <w:spacing w:line="240" w:lineRule="auto"/>
          </w:pPr>
          <w:hyperlink w:anchor="_7rj3x13wsu21">
            <w:r>
              <w:rPr>
                <w:color w:val="1155CC"/>
                <w:u w:val="single"/>
              </w:rPr>
              <w:t>L.O. Concept(s) Covered</w:t>
            </w:r>
          </w:hyperlink>
        </w:p>
        <w:p w14:paraId="73BA0E6A" w14:textId="77777777" w:rsidR="00D72E24" w:rsidRDefault="00000000">
          <w:pPr>
            <w:numPr>
              <w:ilvl w:val="2"/>
              <w:numId w:val="17"/>
            </w:numPr>
            <w:spacing w:line="240" w:lineRule="auto"/>
          </w:pPr>
          <w:hyperlink w:anchor="_w93n9hjgibra">
            <w:r>
              <w:rPr>
                <w:color w:val="1155CC"/>
                <w:u w:val="single"/>
              </w:rPr>
              <w:t>Summary</w:t>
            </w:r>
          </w:hyperlink>
        </w:p>
        <w:p w14:paraId="43C7F7A9" w14:textId="77777777" w:rsidR="00D72E24" w:rsidRDefault="00000000">
          <w:pPr>
            <w:numPr>
              <w:ilvl w:val="2"/>
              <w:numId w:val="17"/>
            </w:numPr>
            <w:spacing w:line="240" w:lineRule="auto"/>
          </w:pPr>
          <w:hyperlink w:anchor="_nh90sk5jeis7">
            <w:r>
              <w:rPr>
                <w:color w:val="1155CC"/>
                <w:u w:val="single"/>
              </w:rPr>
              <w:t>Mechanics</w:t>
            </w:r>
          </w:hyperlink>
        </w:p>
        <w:p w14:paraId="6974F1AC" w14:textId="77777777" w:rsidR="00D72E24" w:rsidRDefault="00000000">
          <w:pPr>
            <w:numPr>
              <w:ilvl w:val="2"/>
              <w:numId w:val="17"/>
            </w:numPr>
            <w:spacing w:line="240" w:lineRule="auto"/>
          </w:pPr>
          <w:hyperlink w:anchor="_qgyue44qr7pc">
            <w:r>
              <w:rPr>
                <w:color w:val="1155CC"/>
                <w:u w:val="single"/>
              </w:rPr>
              <w:t>Losing Gameplay / Incorrect Concept Understanding</w:t>
            </w:r>
          </w:hyperlink>
        </w:p>
        <w:p w14:paraId="4668472C" w14:textId="77777777" w:rsidR="00D72E24" w:rsidRDefault="00000000">
          <w:pPr>
            <w:numPr>
              <w:ilvl w:val="2"/>
              <w:numId w:val="17"/>
            </w:numPr>
            <w:spacing w:line="240" w:lineRule="auto"/>
          </w:pPr>
          <w:hyperlink w:anchor="_t28n5k8jjlvp">
            <w:r>
              <w:rPr>
                <w:color w:val="1155CC"/>
                <w:u w:val="single"/>
              </w:rPr>
              <w:t>Mockups</w:t>
            </w:r>
          </w:hyperlink>
        </w:p>
        <w:p w14:paraId="297F4E35" w14:textId="77777777" w:rsidR="00D72E24" w:rsidRDefault="00000000">
          <w:pPr>
            <w:numPr>
              <w:ilvl w:val="1"/>
              <w:numId w:val="17"/>
            </w:numPr>
            <w:spacing w:line="240" w:lineRule="auto"/>
          </w:pPr>
          <w:hyperlink w:anchor="_hcjn0t11npa8">
            <w:r>
              <w:rPr>
                <w:color w:val="1155CC"/>
                <w:u w:val="single"/>
              </w:rPr>
              <w:t>Part 2 - [Name of this Portion of the Game]</w:t>
            </w:r>
          </w:hyperlink>
        </w:p>
        <w:p w14:paraId="13E81E53" w14:textId="77777777" w:rsidR="00D72E24" w:rsidRDefault="00000000">
          <w:pPr>
            <w:numPr>
              <w:ilvl w:val="2"/>
              <w:numId w:val="17"/>
            </w:numPr>
            <w:spacing w:line="240" w:lineRule="auto"/>
          </w:pPr>
          <w:hyperlink w:anchor="_q73prq6q08uj">
            <w:r>
              <w:rPr>
                <w:color w:val="1155CC"/>
                <w:u w:val="single"/>
              </w:rPr>
              <w:t>L.O. Concept(s) Covered</w:t>
            </w:r>
          </w:hyperlink>
        </w:p>
        <w:p w14:paraId="4AE00C2D" w14:textId="77777777" w:rsidR="00D72E24" w:rsidRDefault="00000000">
          <w:pPr>
            <w:numPr>
              <w:ilvl w:val="2"/>
              <w:numId w:val="17"/>
            </w:numPr>
            <w:spacing w:line="240" w:lineRule="auto"/>
          </w:pPr>
          <w:hyperlink w:anchor="_sfw8yv2xgnrn">
            <w:r>
              <w:rPr>
                <w:color w:val="1155CC"/>
                <w:u w:val="single"/>
              </w:rPr>
              <w:t>Summary</w:t>
            </w:r>
          </w:hyperlink>
        </w:p>
        <w:p w14:paraId="103FF2C4" w14:textId="77777777" w:rsidR="00D72E24" w:rsidRDefault="00000000">
          <w:pPr>
            <w:numPr>
              <w:ilvl w:val="2"/>
              <w:numId w:val="17"/>
            </w:numPr>
            <w:spacing w:line="240" w:lineRule="auto"/>
          </w:pPr>
          <w:hyperlink w:anchor="_2c8dov7re2rs">
            <w:r>
              <w:rPr>
                <w:color w:val="1155CC"/>
                <w:u w:val="single"/>
              </w:rPr>
              <w:t>Mechanics</w:t>
            </w:r>
          </w:hyperlink>
        </w:p>
        <w:p w14:paraId="00510992" w14:textId="77777777" w:rsidR="00D72E24" w:rsidRDefault="00000000">
          <w:pPr>
            <w:numPr>
              <w:ilvl w:val="2"/>
              <w:numId w:val="17"/>
            </w:numPr>
            <w:spacing w:line="240" w:lineRule="auto"/>
          </w:pPr>
          <w:hyperlink w:anchor="_135fy35r9e58">
            <w:r>
              <w:rPr>
                <w:color w:val="1155CC"/>
                <w:u w:val="single"/>
              </w:rPr>
              <w:t>Losing Gameplay / Incorrect Concept Understanding</w:t>
            </w:r>
          </w:hyperlink>
        </w:p>
        <w:p w14:paraId="3FE8DAA4" w14:textId="77777777" w:rsidR="00D72E24" w:rsidRDefault="00000000">
          <w:pPr>
            <w:numPr>
              <w:ilvl w:val="2"/>
              <w:numId w:val="17"/>
            </w:numPr>
            <w:spacing w:line="240" w:lineRule="auto"/>
          </w:pPr>
          <w:hyperlink w:anchor="_pqo6edtik4df">
            <w:r>
              <w:rPr>
                <w:color w:val="1155CC"/>
                <w:u w:val="single"/>
              </w:rPr>
              <w:t>Mockups</w:t>
            </w:r>
          </w:hyperlink>
        </w:p>
        <w:p w14:paraId="63188CAF" w14:textId="77777777" w:rsidR="00D72E24" w:rsidRDefault="00000000">
          <w:pPr>
            <w:numPr>
              <w:ilvl w:val="1"/>
              <w:numId w:val="17"/>
            </w:numPr>
            <w:spacing w:line="240" w:lineRule="auto"/>
          </w:pPr>
          <w:hyperlink w:anchor="_7719zk617dur">
            <w:r>
              <w:rPr>
                <w:color w:val="1155CC"/>
                <w:u w:val="single"/>
              </w:rPr>
              <w:t>Part 3 - [Name of this Portion of the Game]</w:t>
            </w:r>
          </w:hyperlink>
        </w:p>
        <w:p w14:paraId="3FDA0C43" w14:textId="77777777" w:rsidR="00D72E24" w:rsidRDefault="00000000">
          <w:pPr>
            <w:numPr>
              <w:ilvl w:val="1"/>
              <w:numId w:val="17"/>
            </w:numPr>
            <w:spacing w:line="240" w:lineRule="auto"/>
          </w:pPr>
          <w:hyperlink w:anchor="_4ijz0uo2nv0z">
            <w:r>
              <w:rPr>
                <w:color w:val="1155CC"/>
                <w:u w:val="single"/>
              </w:rPr>
              <w:t>Etc.</w:t>
            </w:r>
          </w:hyperlink>
        </w:p>
        <w:p w14:paraId="2B153564" w14:textId="77777777" w:rsidR="00D72E24" w:rsidRDefault="00000000">
          <w:pPr>
            <w:numPr>
              <w:ilvl w:val="0"/>
              <w:numId w:val="17"/>
            </w:numPr>
            <w:spacing w:line="240" w:lineRule="auto"/>
          </w:pPr>
          <w:hyperlink w:anchor="_ksso39ws6f3w">
            <w:r>
              <w:rPr>
                <w:color w:val="1155CC"/>
                <w:u w:val="single"/>
              </w:rPr>
              <w:t>LO Concept Coverage</w:t>
            </w:r>
          </w:hyperlink>
        </w:p>
        <w:p w14:paraId="67AE0901" w14:textId="77777777" w:rsidR="00D72E24" w:rsidRDefault="00000000">
          <w:pPr>
            <w:numPr>
              <w:ilvl w:val="1"/>
              <w:numId w:val="17"/>
            </w:numPr>
            <w:spacing w:line="240" w:lineRule="auto"/>
          </w:pPr>
          <w:hyperlink w:anchor="_jub7y4l2tdxk">
            <w:r>
              <w:rPr>
                <w:color w:val="1155CC"/>
                <w:u w:val="single"/>
              </w:rPr>
              <w:t>Academic Concepts</w:t>
            </w:r>
          </w:hyperlink>
        </w:p>
        <w:p w14:paraId="1A9C56BD" w14:textId="77777777" w:rsidR="00D72E24" w:rsidRDefault="00000000">
          <w:pPr>
            <w:numPr>
              <w:ilvl w:val="0"/>
              <w:numId w:val="17"/>
            </w:numPr>
            <w:spacing w:line="240" w:lineRule="auto"/>
          </w:pPr>
          <w:hyperlink w:anchor="_htsps0f46zva">
            <w:r>
              <w:rPr>
                <w:color w:val="1155CC"/>
                <w:u w:val="single"/>
              </w:rPr>
              <w:t>Legends of Learning Required Content Practices</w:t>
            </w:r>
          </w:hyperlink>
        </w:p>
        <w:p w14:paraId="7AB84F4C" w14:textId="77777777" w:rsidR="00D72E24" w:rsidRDefault="00000000">
          <w:pPr>
            <w:numPr>
              <w:ilvl w:val="1"/>
              <w:numId w:val="17"/>
            </w:numPr>
            <w:spacing w:line="240" w:lineRule="auto"/>
          </w:pPr>
          <w:hyperlink w:anchor="_f51r4b8ioo7a">
            <w:r>
              <w:rPr>
                <w:color w:val="1155CC"/>
                <w:u w:val="single"/>
              </w:rPr>
              <w:t>Checklist Overview</w:t>
            </w:r>
          </w:hyperlink>
        </w:p>
        <w:p w14:paraId="0BC7111F" w14:textId="77777777" w:rsidR="00D72E24" w:rsidRDefault="00000000">
          <w:pPr>
            <w:numPr>
              <w:ilvl w:val="1"/>
              <w:numId w:val="17"/>
            </w:numPr>
            <w:spacing w:line="240" w:lineRule="auto"/>
          </w:pPr>
          <w:hyperlink w:anchor="_8j8qo2nti00o">
            <w:r>
              <w:rPr>
                <w:color w:val="1155CC"/>
                <w:u w:val="single"/>
              </w:rPr>
              <w:t>Connection Between Gameplay and Learning</w:t>
            </w:r>
          </w:hyperlink>
        </w:p>
        <w:p w14:paraId="6EE88523" w14:textId="77777777" w:rsidR="00D72E24" w:rsidRDefault="00000000">
          <w:pPr>
            <w:numPr>
              <w:ilvl w:val="1"/>
              <w:numId w:val="17"/>
            </w:numPr>
            <w:spacing w:line="240" w:lineRule="auto"/>
          </w:pPr>
          <w:hyperlink w:anchor="_woe6ankxv3c1">
            <w:r>
              <w:rPr>
                <w:color w:val="1155CC"/>
                <w:u w:val="single"/>
              </w:rPr>
              <w:t>Role of Text in Learning</w:t>
            </w:r>
          </w:hyperlink>
        </w:p>
        <w:p w14:paraId="6948765D" w14:textId="77777777" w:rsidR="00D72E24" w:rsidRDefault="00000000">
          <w:pPr>
            <w:numPr>
              <w:ilvl w:val="1"/>
              <w:numId w:val="17"/>
            </w:numPr>
            <w:spacing w:line="240" w:lineRule="auto"/>
          </w:pPr>
          <w:hyperlink w:anchor="_lt79bqy4gldx">
            <w:r>
              <w:rPr>
                <w:color w:val="1155CC"/>
                <w:u w:val="single"/>
              </w:rPr>
              <w:t>Characters - Diversity</w:t>
            </w:r>
          </w:hyperlink>
        </w:p>
        <w:p w14:paraId="1BF1C84C" w14:textId="77777777" w:rsidR="00D72E24" w:rsidRDefault="00000000">
          <w:pPr>
            <w:numPr>
              <w:ilvl w:val="0"/>
              <w:numId w:val="17"/>
            </w:numPr>
            <w:spacing w:line="240" w:lineRule="auto"/>
          </w:pPr>
          <w:hyperlink w:anchor="_oftwb572cwpn">
            <w:r>
              <w:rPr>
                <w:color w:val="1155CC"/>
                <w:u w:val="single"/>
              </w:rPr>
              <w:t>Technical</w:t>
            </w:r>
          </w:hyperlink>
        </w:p>
        <w:p w14:paraId="259DBE6A" w14:textId="77777777" w:rsidR="00D72E24" w:rsidRDefault="00000000">
          <w:pPr>
            <w:numPr>
              <w:ilvl w:val="1"/>
              <w:numId w:val="17"/>
            </w:numPr>
            <w:spacing w:line="240" w:lineRule="auto"/>
          </w:pPr>
          <w:hyperlink w:anchor="_ileqj0wqbx92">
            <w:r>
              <w:rPr>
                <w:color w:val="1155CC"/>
                <w:u w:val="single"/>
              </w:rPr>
              <w:t>Development Hardware/Software</w:t>
            </w:r>
          </w:hyperlink>
        </w:p>
        <w:p w14:paraId="2F9EA1D4" w14:textId="77777777" w:rsidR="00D72E24" w:rsidRDefault="00000000">
          <w:pPr>
            <w:numPr>
              <w:ilvl w:val="1"/>
              <w:numId w:val="17"/>
            </w:numPr>
            <w:spacing w:line="240" w:lineRule="auto"/>
          </w:pPr>
          <w:hyperlink w:anchor="_7xcl4emkqa1o">
            <w:r>
              <w:rPr>
                <w:color w:val="1155CC"/>
                <w:u w:val="single"/>
              </w:rPr>
              <w:t>Music and Sounds</w:t>
            </w:r>
          </w:hyperlink>
        </w:p>
        <w:p w14:paraId="73B31A21" w14:textId="77777777" w:rsidR="00D72E24" w:rsidRDefault="00000000">
          <w:pPr>
            <w:numPr>
              <w:ilvl w:val="1"/>
              <w:numId w:val="17"/>
            </w:numPr>
            <w:spacing w:line="240" w:lineRule="auto"/>
          </w:pPr>
          <w:hyperlink w:anchor="_b34pcjhox752">
            <w:r>
              <w:rPr>
                <w:color w:val="1155CC"/>
                <w:u w:val="single"/>
              </w:rPr>
              <w:t>Asset Summary</w:t>
            </w:r>
          </w:hyperlink>
        </w:p>
        <w:p w14:paraId="38FE5535" w14:textId="77777777" w:rsidR="00D72E24" w:rsidRDefault="00000000">
          <w:pPr>
            <w:numPr>
              <w:ilvl w:val="0"/>
              <w:numId w:val="17"/>
            </w:numPr>
            <w:spacing w:line="240" w:lineRule="auto"/>
          </w:pPr>
          <w:hyperlink w:anchor="_uicrcm7meylh">
            <w:r>
              <w:rPr>
                <w:color w:val="1155CC"/>
                <w:u w:val="single"/>
              </w:rPr>
              <w:t>Art Style</w:t>
            </w:r>
          </w:hyperlink>
        </w:p>
        <w:p w14:paraId="1017976A" w14:textId="77777777" w:rsidR="00D72E24" w:rsidRDefault="00000000">
          <w:pPr>
            <w:numPr>
              <w:ilvl w:val="1"/>
              <w:numId w:val="17"/>
            </w:numPr>
            <w:spacing w:line="240" w:lineRule="auto"/>
          </w:pPr>
          <w:hyperlink w:anchor="_9defhc2f3dbt">
            <w:r>
              <w:rPr>
                <w:color w:val="1155CC"/>
                <w:u w:val="single"/>
              </w:rPr>
              <w:t>Mockups</w:t>
            </w:r>
          </w:hyperlink>
        </w:p>
        <w:p w14:paraId="74188A15" w14:textId="77777777" w:rsidR="00D72E24" w:rsidRDefault="00000000">
          <w:pPr>
            <w:numPr>
              <w:ilvl w:val="0"/>
              <w:numId w:val="17"/>
            </w:numPr>
            <w:spacing w:line="240" w:lineRule="auto"/>
          </w:pPr>
          <w:hyperlink w:anchor="_5aez51ch4gc0">
            <w:r>
              <w:rPr>
                <w:color w:val="1155CC"/>
                <w:u w:val="single"/>
              </w:rPr>
              <w:t>Schedule for Development + Delivery</w:t>
            </w:r>
          </w:hyperlink>
        </w:p>
        <w:p w14:paraId="6C7639E4" w14:textId="77777777" w:rsidR="00D72E24" w:rsidRDefault="00000000">
          <w:pPr>
            <w:numPr>
              <w:ilvl w:val="0"/>
              <w:numId w:val="17"/>
            </w:numPr>
            <w:spacing w:line="240" w:lineRule="auto"/>
          </w:pPr>
          <w:hyperlink w:anchor="_3s5s7z0qgif">
            <w:r>
              <w:rPr>
                <w:color w:val="1155CC"/>
                <w:u w:val="single"/>
              </w:rPr>
              <w:t>[OPTIONAL] Story / Narrative</w:t>
            </w:r>
          </w:hyperlink>
        </w:p>
        <w:p w14:paraId="0E97E02F" w14:textId="77777777" w:rsidR="00D72E24" w:rsidRDefault="00000000">
          <w:pPr>
            <w:numPr>
              <w:ilvl w:val="1"/>
              <w:numId w:val="17"/>
            </w:numPr>
            <w:spacing w:line="240" w:lineRule="auto"/>
          </w:pPr>
          <w:hyperlink w:anchor="_2cxaegn1vq3j">
            <w:r>
              <w:rPr>
                <w:color w:val="1155CC"/>
                <w:u w:val="single"/>
              </w:rPr>
              <w:t>Back Story</w:t>
            </w:r>
          </w:hyperlink>
        </w:p>
        <w:p w14:paraId="73802464" w14:textId="77777777" w:rsidR="00D72E2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6010ECF" w14:textId="77777777" w:rsidR="00D72E24" w:rsidRDefault="00D72E24">
      <w:pPr>
        <w:rPr>
          <w:color w:val="0000FF"/>
        </w:rPr>
      </w:pPr>
    </w:p>
    <w:p w14:paraId="41A1E60E" w14:textId="77777777" w:rsidR="00D72E24" w:rsidRDefault="00D72E24">
      <w:pPr>
        <w:rPr>
          <w:color w:val="0000FF"/>
        </w:rPr>
      </w:pPr>
    </w:p>
    <w:p w14:paraId="7B036C2B" w14:textId="77777777" w:rsidR="00D72E24" w:rsidRDefault="00D72E24">
      <w:pPr>
        <w:pStyle w:val="Heading1"/>
        <w:rPr>
          <w:color w:val="0000FF"/>
        </w:rPr>
      </w:pPr>
      <w:bookmarkStart w:id="5" w:name="_hwrjwon3wat1" w:colFirst="0" w:colLast="0"/>
      <w:bookmarkEnd w:id="5"/>
    </w:p>
    <w:p w14:paraId="4D599998" w14:textId="77777777" w:rsidR="00D72E24" w:rsidRDefault="00000000">
      <w:pPr>
        <w:pStyle w:val="Heading1"/>
      </w:pPr>
      <w:bookmarkStart w:id="6" w:name="_b1zghxqkrdaf" w:colFirst="0" w:colLast="0"/>
      <w:bookmarkEnd w:id="6"/>
      <w:r>
        <w:rPr>
          <w:color w:val="0000FF"/>
        </w:rPr>
        <w:t>Game Overview</w:t>
      </w:r>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z5ktqn5ud51k" w:colFirst="0" w:colLast="0"/>
      <w:bookmarkEnd w:id="7"/>
      <w:r>
        <w:t xml:space="preserve">Target Learning Objective (LO)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3yxrcs6fft7v" w:colFirst="0" w:colLast="0"/>
      <w:bookmarkEnd w:id="8"/>
      <w:r>
        <w:t>Demographics - Target Audience</w:t>
      </w:r>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nlv81sxv1tad" w:colFirst="0" w:colLast="0"/>
      <w:bookmarkEnd w:id="9"/>
      <w:r>
        <w:t>Genre / Theme / Setting</w:t>
      </w:r>
    </w:p>
    <w:p w14:paraId="7A841C5B" w14:textId="25E67EC7" w:rsidR="001F6976" w:rsidRDefault="00CC5D37" w:rsidP="00795F1F">
      <w:pPr>
        <w:numPr>
          <w:ilvl w:val="0"/>
          <w:numId w:val="1"/>
        </w:numPr>
      </w:pPr>
      <w:r>
        <w:t>Colony</w:t>
      </w:r>
      <w:r w:rsidR="001C3E9A">
        <w:t xml:space="preserve"> </w:t>
      </w:r>
      <w:r w:rsidR="001F6976">
        <w:t>Sim – The player is</w:t>
      </w:r>
      <w:r w:rsidR="00ED7987">
        <w:t xml:space="preserve"> tasked to populate and sustain the population in regions with different climates</w:t>
      </w:r>
      <w:r w:rsidR="001F6976">
        <w:t>.</w:t>
      </w:r>
    </w:p>
    <w:p w14:paraId="1910B60C" w14:textId="1AA8C7EC" w:rsidR="00D72E24" w:rsidRDefault="001F6976">
      <w:pPr>
        <w:numPr>
          <w:ilvl w:val="0"/>
          <w:numId w:val="1"/>
        </w:numPr>
      </w:pPr>
      <w:r>
        <w:t xml:space="preserve">Frogs – </w:t>
      </w:r>
      <w:r w:rsidR="00ED7987">
        <w:t>These critters are chosen as the main characters d</w:t>
      </w:r>
      <w:r>
        <w:t>ue to their</w:t>
      </w:r>
      <w:r w:rsidR="00ED7987">
        <w:t xml:space="preserve"> ability to thrive in various climates where a fine balance is maintained</w:t>
      </w:r>
      <w:r>
        <w:t>. They also indicate the health of an ecosystem: where there are frogs, the natural balance is sustained.</w:t>
      </w:r>
      <w:r w:rsidR="005967C8">
        <w:t xml:space="preserve"> Frogs are also known to have </w:t>
      </w:r>
      <w:r w:rsidR="00ED7987">
        <w:t>some form of</w:t>
      </w:r>
      <w:r w:rsidR="005967C8">
        <w:t xml:space="preserve"> social structure, which fits into the game’s genre.</w:t>
      </w:r>
    </w:p>
    <w:p w14:paraId="5F8A1A69" w14:textId="24572796" w:rsidR="001F6976" w:rsidRDefault="001F6976">
      <w:pPr>
        <w:numPr>
          <w:ilvl w:val="0"/>
          <w:numId w:val="1"/>
        </w:numPr>
      </w:pPr>
      <w:r>
        <w:t>Earth – The game take</w:t>
      </w:r>
      <w:r w:rsidR="00273BD5">
        <w:t>s</w:t>
      </w:r>
      <w:r>
        <w:t xml:space="preserve"> place across Earth. This will help students </w:t>
      </w:r>
      <w:r w:rsidR="00273BD5">
        <w:t xml:space="preserve">connect to the real world when learning about </w:t>
      </w:r>
      <w:r>
        <w:t>the various attributes of the climates.</w:t>
      </w:r>
      <w:r w:rsidR="00770FBB">
        <w:t xml:space="preserve"> Although there will be some liberties to exaggerate/simplify the weather for gameplay purposes.</w:t>
      </w:r>
    </w:p>
    <w:p w14:paraId="3124A40E" w14:textId="77777777" w:rsidR="00D72E24" w:rsidRDefault="00D72E24"/>
    <w:p w14:paraId="56A01809" w14:textId="0BCA49B7" w:rsidR="00D72E24" w:rsidRDefault="00000000" w:rsidP="00CC5D37">
      <w:pPr>
        <w:pStyle w:val="Heading3"/>
      </w:pPr>
      <w:bookmarkStart w:id="10" w:name="_6i3cn420ishz" w:colFirst="0" w:colLast="0"/>
      <w:bookmarkEnd w:id="10"/>
      <w:r>
        <w:t>Core Gameplay Summary</w:t>
      </w:r>
    </w:p>
    <w:p w14:paraId="3E8FE01D" w14:textId="4CA6F8A0" w:rsidR="00CC5D37" w:rsidRPr="00CC5D37" w:rsidRDefault="00E74FB1" w:rsidP="00CC5D37">
      <w:r>
        <w:t xml:space="preserve">The game consists of two parts: Overworld and Colony Sim. The Overworld will consist of finding a suitable place for the frogs to inhabit. Once a suitable place is found, the colony ship </w:t>
      </w:r>
      <w:r>
        <w:lastRenderedPageBreak/>
        <w:t xml:space="preserve">will land, and the Colony Sim gameplay begins. The Colony Sim will last for a fixed duration. Afterwards, the game will continue with another colony ship to find a place to land, but with a different climate preference than before. Once all colony ships have landed, the game </w:t>
      </w:r>
      <w:r w:rsidR="00175782">
        <w:t>is complete</w:t>
      </w:r>
      <w:r>
        <w:t>.</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2A11ECC5" w:rsidR="00EE1CB0" w:rsidRDefault="00150164" w:rsidP="00CC5D37">
      <w:r>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w:t>
      </w:r>
    </w:p>
    <w:p w14:paraId="49EC7B1D" w14:textId="77777777" w:rsidR="00150164" w:rsidRDefault="00150164" w:rsidP="00CC5D37"/>
    <w:p w14:paraId="65D45F70" w14:textId="3F621E65" w:rsidR="00150164" w:rsidRDefault="00815C55" w:rsidP="00CC5D37">
      <w:r>
        <w:t>When the player clicks one of the hotspots, a more elaborate detail will be displayed for the region. From here, the player can adjust two things: landing area and timeframe.</w:t>
      </w:r>
    </w:p>
    <w:p w14:paraId="4CBAEA00" w14:textId="77777777" w:rsidR="00815C55" w:rsidRDefault="00815C55" w:rsidP="00CC5D37"/>
    <w:p w14:paraId="2C3B05A3" w14:textId="7D32E878" w:rsidR="00815C55" w:rsidRDefault="00815C55" w:rsidP="00CC5D37">
      <w:r>
        <w:t xml:space="preserve">The landing area adjustment is essentially where the player chooses the altitude of area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39F409B0" w:rsidR="00815C55" w:rsidRDefault="00827509" w:rsidP="00CC5D37">
      <w:r>
        <w:t>The timeframe adjustment determines the Colony Sim gameplay’s starting and ending time.</w:t>
      </w:r>
      <w:r w:rsidR="004A223F">
        <w:t xml:space="preserve"> This too will update the general atmospheric attributes, indicating the change of weather based on time.</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6D243B3C"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w:t>
      </w:r>
      <w:r w:rsidR="008D29BB">
        <w:t>humidity, water</w:t>
      </w:r>
      <w:r w:rsidR="000C4037">
        <w:t xml:space="preserv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0BE7CBDE" w:rsidR="000956E9" w:rsidRDefault="008D29BB">
      <w:r>
        <w:lastRenderedPageBreak/>
        <w:t>T</w:t>
      </w:r>
      <w:r w:rsidR="001B1F26">
        <w:t xml:space="preserve">he player can build structures to </w:t>
      </w:r>
      <w:r>
        <w:t>help maintain these attributes</w:t>
      </w:r>
      <w:r w:rsidR="001B1F26">
        <w:t>.</w:t>
      </w:r>
      <w:r w:rsidR="000956E9">
        <w:t xml:space="preserve"> Each structure will however require certain resource, 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2C1C82F9" w:rsidR="0030397F" w:rsidRDefault="0030397F">
      <w:r>
        <w:t xml:space="preserve">Along with structures, the player must assign roles </w:t>
      </w:r>
      <w:r w:rsidR="000C211E">
        <w:t>for</w:t>
      </w:r>
      <w:r>
        <w:t xml:space="preserve"> special</w:t>
      </w:r>
      <w:r w:rsidR="000C211E">
        <w:t>ist</w:t>
      </w:r>
      <w:r>
        <w:t xml:space="preserve"> frogs to help build, maintain, and manipulate the environment (e.g., structures can only be built/maintained if there is at least one engineer). These frogs can be reassigned </w:t>
      </w:r>
      <w:r w:rsidR="000C211E">
        <w:t xml:space="preserve">to </w:t>
      </w:r>
      <w:r>
        <w:t>an</w:t>
      </w:r>
      <w:r w:rsidR="000C211E">
        <w:t>other</w:t>
      </w:r>
      <w:r>
        <w:t xml:space="preserve"> role a</w:t>
      </w:r>
      <w:r w:rsidR="001336C4">
        <w:t>nytime</w:t>
      </w:r>
      <w:r>
        <w:t>.</w:t>
      </w:r>
    </w:p>
    <w:p w14:paraId="519E7E76" w14:textId="77777777" w:rsidR="006E4C00" w:rsidRDefault="006E4C00"/>
    <w:p w14:paraId="1892BFAB" w14:textId="254EECFC" w:rsidR="006E4C00" w:rsidRDefault="00402188">
      <w:r>
        <w:t xml:space="preserve">The first structure the player must place is a house, which will start </w:t>
      </w:r>
      <w:r w:rsidR="00F92A91">
        <w:t>with one population</w:t>
      </w:r>
      <w:r>
        <w:t xml:space="preserve">. Each house has a capacity of 5. Afterwards, the player can build structures around to help increase the population. The game will </w:t>
      </w:r>
      <w:r w:rsidR="0030397F">
        <w:t xml:space="preserve">give hints </w:t>
      </w:r>
      <w:r w:rsidR="0041224A">
        <w:t>as time progresses</w:t>
      </w:r>
      <w:r>
        <w:t>.</w:t>
      </w:r>
    </w:p>
    <w:p w14:paraId="16580D8B" w14:textId="77777777" w:rsidR="007E4978" w:rsidRDefault="007E4978"/>
    <w:p w14:paraId="3438D32F" w14:textId="609A7DB4" w:rsidR="007E4978" w:rsidRDefault="007E4978">
      <w:r>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7wdt5h23tvzo" w:colFirst="0" w:colLast="0"/>
      <w:bookmarkEnd w:id="11"/>
      <w:r>
        <w:t>Look and Feel</w:t>
      </w:r>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2641429E" w14:textId="77777777" w:rsidR="00D72E24" w:rsidRDefault="00000000">
      <w:pPr>
        <w:pStyle w:val="Heading3"/>
      </w:pPr>
      <w:bookmarkStart w:id="12" w:name="_z6u0mxcbjqkh" w:colFirst="0" w:colLast="0"/>
      <w:bookmarkEnd w:id="12"/>
      <w:r>
        <w:lastRenderedPageBreak/>
        <w:t>Target Platform(s)</w:t>
      </w:r>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7777777" w:rsidR="000210ED" w:rsidRDefault="000210ED" w:rsidP="000210ED"/>
    <w:p w14:paraId="626B29EA" w14:textId="77777777" w:rsidR="00D72E24" w:rsidRDefault="00000000">
      <w:pPr>
        <w:pStyle w:val="Heading1"/>
        <w:rPr>
          <w:color w:val="0000FF"/>
        </w:rPr>
      </w:pPr>
      <w:bookmarkStart w:id="13" w:name="_gpxmptz7kx5l" w:colFirst="0" w:colLast="0"/>
      <w:bookmarkEnd w:id="13"/>
      <w:r>
        <w:rPr>
          <w:color w:val="0000FF"/>
        </w:rPr>
        <w:t>Game Flow</w:t>
      </w:r>
    </w:p>
    <w:p w14:paraId="5C5C67A4" w14:textId="27F2F459" w:rsidR="00E7179B" w:rsidRDefault="00E7179B">
      <w:pPr>
        <w:pStyle w:val="Heading2"/>
      </w:pPr>
      <w:bookmarkStart w:id="14" w:name="_vzqju6qz195s" w:colFirst="0" w:colLast="0"/>
      <w:bookmarkEnd w:id="14"/>
      <w:r>
        <w:t>Overworld</w:t>
      </w:r>
    </w:p>
    <w:p w14:paraId="54E9B5CD" w14:textId="6CC69ACC" w:rsidR="00E7179B" w:rsidRDefault="00E7179B" w:rsidP="007D2C98">
      <w:pPr>
        <w:pStyle w:val="Heading3"/>
      </w:pPr>
      <w:r>
        <w:t>Summary</w:t>
      </w:r>
    </w:p>
    <w:p w14:paraId="5B3EC0B1" w14:textId="22A2C3DF" w:rsidR="007D2C98" w:rsidRDefault="007D2C98" w:rsidP="007D2C98">
      <w:pPr>
        <w:pStyle w:val="Heading4"/>
      </w:pPr>
      <w:r>
        <w:t>Hotspot Selection</w:t>
      </w:r>
    </w:p>
    <w:p w14:paraId="776DBBC5" w14:textId="692DF727" w:rsidR="00B602D1" w:rsidRDefault="00B602D1" w:rsidP="007D2C98">
      <w:pPr>
        <w:pStyle w:val="ListParagraph"/>
        <w:numPr>
          <w:ilvl w:val="0"/>
          <w:numId w:val="24"/>
        </w:numPr>
      </w:pPr>
      <w:r>
        <w:t xml:space="preserve">A display of criteria is shown to determine what the frog colony is looking for to inhabit. There </w:t>
      </w:r>
      <w:r w:rsidR="00FF006E">
        <w:t>are</w:t>
      </w:r>
      <w:r>
        <w:t xml:space="preserve">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E395986" w14:textId="236F742A" w:rsidR="00B602D1" w:rsidRDefault="00B602D1" w:rsidP="00FF006E">
      <w:pPr>
        <w:pStyle w:val="ListParagraph"/>
        <w:numPr>
          <w:ilvl w:val="1"/>
          <w:numId w:val="24"/>
        </w:numPr>
      </w:pPr>
      <w:r>
        <w:t>Wind strength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lastRenderedPageBreak/>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lastRenderedPageBreak/>
        <w:t>Hotspot Investigation</w:t>
      </w:r>
    </w:p>
    <w:p w14:paraId="4DFAB370" w14:textId="5EE9FEDB" w:rsidR="003E5898" w:rsidRDefault="00DD6C97" w:rsidP="003E5898">
      <w:pPr>
        <w:pStyle w:val="ListParagraph"/>
        <w:numPr>
          <w:ilvl w:val="0"/>
          <w:numId w:val="24"/>
        </w:numPr>
      </w:pPr>
      <w:r>
        <w:t xml:space="preserve">Upon selecting a hotspot, </w:t>
      </w:r>
      <w:r w:rsidR="002A0921">
        <w:t xml:space="preserve">the view will </w:t>
      </w:r>
      <w:r>
        <w:t xml:space="preserve">zoom into </w:t>
      </w:r>
      <w:r w:rsidR="002A0921">
        <w:t>its</w:t>
      </w:r>
      <w:r>
        <w:t xml:space="preserve"> general area.</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1AAB4158" w:rsidR="00160802" w:rsidRDefault="00DD6C97" w:rsidP="00160802">
      <w:pPr>
        <w:pStyle w:val="ListParagraph"/>
        <w:numPr>
          <w:ilvl w:val="0"/>
          <w:numId w:val="24"/>
        </w:numPr>
      </w:pPr>
      <w:r>
        <w:t>The time range can also be adjusted</w:t>
      </w:r>
      <w:r w:rsidR="007626CD">
        <w:t>,</w:t>
      </w:r>
      <w:r>
        <w:t xml:space="preserve"> which is depicted by seasons.</w:t>
      </w:r>
      <w:r w:rsidR="00160802">
        <w:t xml:space="preserve"> (Note: </w:t>
      </w:r>
      <w:r w:rsidR="007626CD">
        <w:t>Game will</w:t>
      </w:r>
      <w:r w:rsidR="00160802">
        <w:t xml:space="preserve"> describe seasons </w:t>
      </w:r>
      <w:r w:rsidR="007626CD">
        <w:t>as</w:t>
      </w:r>
      <w:r w:rsidR="00046740">
        <w:t xml:space="preserve"> Earth’s position </w:t>
      </w:r>
      <w:r w:rsidR="007626CD">
        <w:t>relative to the sun (</w:t>
      </w:r>
      <w:r w:rsidR="00160802">
        <w:t>equinox and solstice</w:t>
      </w:r>
      <w:r w:rsidR="007626CD">
        <w:t>)</w:t>
      </w:r>
      <w:r w:rsidR="00160802">
        <w:t>. Also, the difference between meteorological vs. astronomical). This will also update the atmospheric attribute (</w:t>
      </w:r>
      <w:r w:rsidR="007626CD">
        <w:t>as well as</w:t>
      </w:r>
      <w:r w:rsidR="00160802">
        <w:t xml:space="preserve"> the landing site </w:t>
      </w:r>
      <w:r w:rsidR="007626CD">
        <w:t xml:space="preserve">graphical </w:t>
      </w:r>
      <w:r w:rsidR="00160802">
        <w:t>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59C07BD2" w:rsidR="00160802" w:rsidRDefault="00160802" w:rsidP="00160802">
      <w:pPr>
        <w:pStyle w:val="ListParagraph"/>
        <w:numPr>
          <w:ilvl w:val="1"/>
          <w:numId w:val="24"/>
        </w:numPr>
      </w:pPr>
      <w:r>
        <w:t xml:space="preserve">The player must have at least 3 happy </w:t>
      </w:r>
      <w:r w:rsidR="00297097">
        <w:t>frogs</w:t>
      </w:r>
      <w:r>
        <w:t xml:space="preserve"> to launch the expedition.</w:t>
      </w:r>
    </w:p>
    <w:p w14:paraId="574E2196" w14:textId="00F6A8B6" w:rsidR="00160802" w:rsidRDefault="00160802" w:rsidP="00160802">
      <w:pPr>
        <w:pStyle w:val="ListParagraph"/>
        <w:numPr>
          <w:ilvl w:val="0"/>
          <w:numId w:val="24"/>
        </w:numPr>
      </w:pPr>
      <w:r>
        <w:t xml:space="preserve">Player can back out at </w:t>
      </w:r>
      <w:r w:rsidR="0062613C">
        <w:t>any time</w:t>
      </w:r>
      <w:r>
        <w:t xml:space="preserve"> if none of the adjustments are </w:t>
      </w:r>
      <w:r w:rsidR="00297097">
        <w:t xml:space="preserve">of </w:t>
      </w:r>
      <w:r>
        <w:t>satisfactory.</w:t>
      </w:r>
    </w:p>
    <w:p w14:paraId="625CB135" w14:textId="4ED1D6D2" w:rsidR="00160802" w:rsidRDefault="00160802" w:rsidP="00160802">
      <w:pPr>
        <w:pStyle w:val="ListParagraph"/>
        <w:numPr>
          <w:ilvl w:val="0"/>
          <w:numId w:val="24"/>
        </w:numPr>
      </w:pPr>
      <w:r>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lastRenderedPageBreak/>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r>
        <w:t>Mechanics</w:t>
      </w:r>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r>
        <w:t>Losing Gameplay / Incorrect Concept Understanding</w:t>
      </w:r>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r>
        <w:lastRenderedPageBreak/>
        <w:t>Colony Sim</w:t>
      </w:r>
    </w:p>
    <w:p w14:paraId="66B89256" w14:textId="6DA0FF17" w:rsidR="00160802" w:rsidRDefault="00C21404" w:rsidP="00C21404">
      <w:pPr>
        <w:pStyle w:val="Heading3"/>
      </w:pPr>
      <w:r>
        <w:t>Summary</w:t>
      </w:r>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1CABA59"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w:t>
      </w:r>
    </w:p>
    <w:p w14:paraId="1130910F" w14:textId="7690553B" w:rsidR="00673987" w:rsidRDefault="00673987" w:rsidP="00673987">
      <w:pPr>
        <w:pStyle w:val="ListParagraph"/>
        <w:numPr>
          <w:ilvl w:val="0"/>
          <w:numId w:val="24"/>
        </w:numPr>
      </w:pPr>
      <w:r>
        <w:t>The player is tasked to populate the regio</w:t>
      </w:r>
      <w:r w:rsidR="00870D95">
        <w:t>n</w:t>
      </w:r>
      <w:r>
        <w:t>.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70D73ED6" w:rsidR="00340390" w:rsidRDefault="00340390" w:rsidP="00340390">
      <w:pPr>
        <w:pStyle w:val="ListParagraph"/>
        <w:numPr>
          <w:ilvl w:val="0"/>
          <w:numId w:val="24"/>
        </w:numPr>
      </w:pPr>
      <w:r>
        <w:t>When a requirement is not met, a popup with an icon that represents what is lacking will show on top of the house.</w:t>
      </w:r>
    </w:p>
    <w:p w14:paraId="339DC9B4" w14:textId="6E0DBE8A" w:rsidR="00340390" w:rsidRDefault="00BB2912" w:rsidP="00340390">
      <w:pPr>
        <w:pStyle w:val="ListParagraph"/>
        <w:numPr>
          <w:ilvl w:val="0"/>
          <w:numId w:val="24"/>
        </w:numPr>
      </w:pPr>
      <w:r>
        <w:t xml:space="preserve">Population increases/decreases each cycle. If all requirements are met, the population of a house will increase. If 2 requirements are not met, it will decrease (note: </w:t>
      </w:r>
      <w:r w:rsidR="00F71FF0">
        <w:t>tweak if</w:t>
      </w:r>
      <w:r>
        <w:t xml:space="preserve"> needed).</w:t>
      </w:r>
    </w:p>
    <w:p w14:paraId="41CDC695" w14:textId="57F08AEE"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w:t>
      </w:r>
      <w:r w:rsidR="003F2315">
        <w:t xml:space="preserve"> or water</w:t>
      </w:r>
      <w:r w:rsidR="00EE1EB2">
        <w:t>.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6BA9739F"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w:t>
      </w:r>
      <w:r w:rsidR="003D0E5A">
        <w:t>al</w:t>
      </w:r>
      <w:r w:rsidR="00C930FC">
        <w:t xml:space="preserve"> condition: strong wind, sunny, etc.</w:t>
      </w:r>
    </w:p>
    <w:p w14:paraId="7FEFA2CB" w14:textId="6F47EF8F" w:rsidR="001E59B9" w:rsidRDefault="001E59B9" w:rsidP="00EE1EB2">
      <w:pPr>
        <w:pStyle w:val="ListParagraph"/>
        <w:numPr>
          <w:ilvl w:val="1"/>
          <w:numId w:val="24"/>
        </w:numPr>
      </w:pPr>
      <w:r>
        <w:t>Water: well, water tank, saltwater converter.</w:t>
      </w:r>
      <w:r w:rsidR="00C930FC">
        <w:t xml:space="preserve"> Just like power, water has a charge rate, and this charge rate is consumed by each house. And just like power structures, some will require certain environment</w:t>
      </w:r>
      <w:r w:rsidR="00EF0FD6">
        <w:t>al</w:t>
      </w:r>
      <w:r w:rsidR="00C930FC">
        <w:t xml:space="preserve">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lastRenderedPageBreak/>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2C5D71C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w:t>
      </w:r>
      <w:r w:rsidR="00F04974">
        <w:t xml:space="preserve">n engineering </w:t>
      </w:r>
      <w:r>
        <w:t>queue will be placed for: deconstruct</w:t>
      </w:r>
      <w:r w:rsidR="000804C3">
        <w:t xml:space="preserve"> previous structure, construct same structure to a new location. Clicking on demolish will simply </w:t>
      </w:r>
      <w:r w:rsidR="00C851CA">
        <w:t>queue the building for demolish</w:t>
      </w:r>
      <w:r w:rsidR="000804C3">
        <w:t>.</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42BD9665" w:rsidR="00C851CA" w:rsidRDefault="00C851CA" w:rsidP="00EE1EB2">
      <w:pPr>
        <w:pStyle w:val="ListParagraph"/>
        <w:numPr>
          <w:ilvl w:val="1"/>
          <w:numId w:val="24"/>
        </w:numPr>
      </w:pPr>
      <w:r>
        <w:t xml:space="preserve">Forester – they grow trees </w:t>
      </w:r>
      <w:r w:rsidR="00853083">
        <w:t>around the landscape</w:t>
      </w:r>
      <w:r>
        <w:t>. These trees help with increasing humidity of the region. The more assigned to this, the more trees are planted. They will need a source of water to plant trees.</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lastRenderedPageBreak/>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37CE7D13" w14:textId="47C732B8" w:rsidR="00C21404" w:rsidRDefault="007029AA" w:rsidP="00C21404">
      <w:pPr>
        <w:pStyle w:val="ListParagraph"/>
        <w:numPr>
          <w:ilvl w:val="0"/>
          <w:numId w:val="24"/>
        </w:numPr>
      </w:pPr>
      <w:r>
        <w:t>Once all the cycles have ended, it would be noon, where the sun is at its summit. All the frogs will gather around the colony ship to celebrate. Rays of sunshine, and special FX will play to emphasize this victory.</w:t>
      </w:r>
    </w:p>
    <w:p w14:paraId="5AADCEB1" w14:textId="77777777" w:rsidR="00596114" w:rsidRDefault="00596114" w:rsidP="00596114"/>
    <w:p w14:paraId="78F24C5D" w14:textId="14FEA0E3" w:rsidR="00186A99" w:rsidRDefault="00186A99" w:rsidP="00186A99">
      <w:pPr>
        <w:pStyle w:val="Heading5"/>
      </w:pPr>
      <w:r>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lastRenderedPageBreak/>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r>
        <w:t>Mechanics</w:t>
      </w:r>
    </w:p>
    <w:p w14:paraId="7E071116" w14:textId="628F5DC9" w:rsidR="00C21404" w:rsidRDefault="007A6B05" w:rsidP="00C21404">
      <w:pPr>
        <w:pStyle w:val="ListParagraph"/>
        <w:numPr>
          <w:ilvl w:val="0"/>
          <w:numId w:val="24"/>
        </w:numPr>
      </w:pPr>
      <w:r>
        <w:t>The game will be fully controlled via mouse or touch.</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r>
        <w:t>Losing Gameplay / Incorrect Concept Understanding</w:t>
      </w:r>
    </w:p>
    <w:p w14:paraId="1F08436C" w14:textId="17C5C859" w:rsidR="00C21404" w:rsidRDefault="007A6B05" w:rsidP="00C21404">
      <w:pPr>
        <w:pStyle w:val="ListParagraph"/>
        <w:numPr>
          <w:ilvl w:val="0"/>
          <w:numId w:val="24"/>
        </w:numPr>
      </w:pPr>
      <w:r>
        <w:t>There is no losing condition during Colony Sims. The player’s performance is simply rated at the end based on how much the population grew.</w:t>
      </w:r>
    </w:p>
    <w:p w14:paraId="3C21F33F" w14:textId="041843F0" w:rsidR="007A6B05" w:rsidRDefault="007A6B05" w:rsidP="00C21404">
      <w:pPr>
        <w:pStyle w:val="ListParagraph"/>
        <w:numPr>
          <w:ilvl w:val="0"/>
          <w:numId w:val="24"/>
        </w:numPr>
      </w:pPr>
      <w:r>
        <w:t>The hint system will guide the player throughout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r>
        <w:t xml:space="preserve">Part 1 </w:t>
      </w:r>
      <w:r w:rsidR="00C92337">
        <w:t>–</w:t>
      </w:r>
      <w:r>
        <w:t xml:space="preserve"> </w:t>
      </w:r>
      <w:r w:rsidR="00C92337">
        <w:t>Temperate Climate (Summer) Overworld</w:t>
      </w:r>
    </w:p>
    <w:p w14:paraId="39B24011" w14:textId="77777777" w:rsidR="00C92337" w:rsidRPr="00C92337" w:rsidRDefault="00C92337" w:rsidP="00C92337"/>
    <w:p w14:paraId="3F8105C2" w14:textId="5ABDFEAD" w:rsidR="00C92337" w:rsidRDefault="00C92337" w:rsidP="00C92337">
      <w:pPr>
        <w:pStyle w:val="Heading3"/>
      </w:pPr>
      <w:r>
        <w:t>L.O. Concepts Covered</w:t>
      </w:r>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lastRenderedPageBreak/>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304DEAA4" w14:textId="2FF0EBF1" w:rsidR="00772733" w:rsidRDefault="005F27EB" w:rsidP="00B94E5B">
      <w:pPr>
        <w:pStyle w:val="ListParagraph"/>
        <w:numPr>
          <w:ilvl w:val="0"/>
          <w:numId w:val="25"/>
        </w:numPr>
      </w:pPr>
      <w:r w:rsidRPr="005F27EB">
        <w:t>The interactions affecting weather and climate vary with latitude, altitude, proximity to the ocean, topography, and surface characteristics.</w:t>
      </w:r>
    </w:p>
    <w:p w14:paraId="13B91439" w14:textId="77777777" w:rsidR="00B94E5B" w:rsidRPr="00772733" w:rsidRDefault="00B94E5B" w:rsidP="00B94E5B"/>
    <w:p w14:paraId="77F85CD2" w14:textId="586B8290" w:rsidR="00C92337" w:rsidRDefault="00C92337" w:rsidP="00C92337">
      <w:pPr>
        <w:pStyle w:val="Heading3"/>
      </w:pPr>
      <w:r>
        <w:t>Summary</w:t>
      </w:r>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2C5F8A57" w14:textId="0927234C" w:rsidR="00B94E5B" w:rsidRDefault="00B94E5B" w:rsidP="00C92337">
      <w:pPr>
        <w:pStyle w:val="ListParagraph"/>
        <w:numPr>
          <w:ilvl w:val="0"/>
          <w:numId w:val="24"/>
        </w:numPr>
      </w:pPr>
      <w:r>
        <w:t>Only two criteria are needed: temperature and humidity.</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t>During hotspot investigation, the game will describe climate, and how changing location and time affects the average atmospheric attributes.</w:t>
      </w:r>
    </w:p>
    <w:p w14:paraId="1B35162E" w14:textId="7581767B" w:rsidR="00CE7EE8" w:rsidRDefault="00CE7EE8" w:rsidP="00C92337">
      <w:pPr>
        <w:pStyle w:val="ListParagraph"/>
        <w:numPr>
          <w:ilvl w:val="0"/>
          <w:numId w:val="24"/>
        </w:numPr>
      </w:pPr>
      <w:r>
        <w:t>An explanation of the timeline will also provide information regarding how heating from the sun affects the Earth (equinox/solstice).</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214221FE" w:rsidR="002D55A6" w:rsidRDefault="002D55A6" w:rsidP="002D55A6">
      <w:pPr>
        <w:pStyle w:val="ListParagraph"/>
        <w:numPr>
          <w:ilvl w:val="0"/>
          <w:numId w:val="24"/>
        </w:numPr>
      </w:pPr>
      <w:r>
        <w:t>The player will need to position the landing site correctly, and choose the “summer” season</w:t>
      </w:r>
      <w:r w:rsidR="00A970EB">
        <w:t xml:space="preserve"> (maybe also spring)</w:t>
      </w:r>
      <w:r>
        <w:t>.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r>
        <w:t>Part 2 – Temperate Climate (Summer) Colony Sim</w:t>
      </w:r>
    </w:p>
    <w:p w14:paraId="0688A902" w14:textId="77777777" w:rsidR="00C92337" w:rsidRPr="00C92337" w:rsidRDefault="00C92337" w:rsidP="00C92337"/>
    <w:p w14:paraId="43C8553E" w14:textId="77777777" w:rsidR="00C92337" w:rsidRDefault="00C92337" w:rsidP="00C92337">
      <w:pPr>
        <w:pStyle w:val="Heading3"/>
      </w:pPr>
      <w:r>
        <w:t>L.O. Concepts Covered</w:t>
      </w:r>
    </w:p>
    <w:p w14:paraId="3F51CD1A" w14:textId="2C6F1099" w:rsidR="00F14536" w:rsidRDefault="00F14536" w:rsidP="00C92337">
      <w:pPr>
        <w:numPr>
          <w:ilvl w:val="0"/>
          <w:numId w:val="19"/>
        </w:numPr>
      </w:pPr>
      <w:r w:rsidRPr="00F14536">
        <w:t>Weather is defined as the conditions of the atmosphere at a particular place and time.</w:t>
      </w:r>
    </w:p>
    <w:p w14:paraId="11DB8FCF" w14:textId="74E0A482" w:rsidR="00F14536" w:rsidRDefault="00F14536" w:rsidP="00D25F60">
      <w:pPr>
        <w:numPr>
          <w:ilvl w:val="0"/>
          <w:numId w:val="19"/>
        </w:numPr>
      </w:pPr>
      <w:r w:rsidRPr="00F14536">
        <w:t>Weather characteristics include: temperature, air pressure, humidity, precipitation, wind speed and direction.</w:t>
      </w:r>
    </w:p>
    <w:p w14:paraId="46194BFE" w14:textId="77777777" w:rsidR="00C92337" w:rsidRDefault="00C92337" w:rsidP="00C92337"/>
    <w:p w14:paraId="0D62AE2B" w14:textId="3BE3CB75" w:rsidR="000B41AE" w:rsidRDefault="000B41AE" w:rsidP="000B41AE">
      <w:pPr>
        <w:pStyle w:val="Heading3"/>
      </w:pPr>
      <w:r>
        <w:t>Structures</w:t>
      </w:r>
    </w:p>
    <w:p w14:paraId="1F63309C" w14:textId="235E35BE" w:rsidR="00C21803" w:rsidRDefault="00C21803" w:rsidP="00C21803">
      <w:pPr>
        <w:pStyle w:val="ListParagraph"/>
        <w:numPr>
          <w:ilvl w:val="0"/>
          <w:numId w:val="24"/>
        </w:numPr>
      </w:pPr>
      <w:r>
        <w:t>House</w:t>
      </w:r>
    </w:p>
    <w:p w14:paraId="1F747E20" w14:textId="38A4A538" w:rsidR="000B41AE" w:rsidRDefault="00C21803" w:rsidP="00C21803">
      <w:pPr>
        <w:pStyle w:val="ListParagraph"/>
        <w:numPr>
          <w:ilvl w:val="0"/>
          <w:numId w:val="24"/>
        </w:numPr>
      </w:pPr>
      <w:r>
        <w:t>Solar Panel</w:t>
      </w:r>
    </w:p>
    <w:p w14:paraId="77BD5F3B" w14:textId="00E5F3BD" w:rsidR="00C21803" w:rsidRDefault="00C21803" w:rsidP="00C21803">
      <w:pPr>
        <w:pStyle w:val="ListParagraph"/>
        <w:numPr>
          <w:ilvl w:val="0"/>
          <w:numId w:val="24"/>
        </w:numPr>
      </w:pPr>
      <w:r>
        <w:t>Water Tank</w:t>
      </w:r>
    </w:p>
    <w:p w14:paraId="14024584" w14:textId="77777777" w:rsidR="000B41AE" w:rsidRDefault="000B41AE" w:rsidP="00C92337"/>
    <w:p w14:paraId="41F8E321" w14:textId="2D2FA24D" w:rsidR="000B41AE" w:rsidRDefault="000B41AE" w:rsidP="000B41AE">
      <w:pPr>
        <w:pStyle w:val="Heading3"/>
      </w:pPr>
      <w:r>
        <w:lastRenderedPageBreak/>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0B41AE">
      <w:pPr>
        <w:pStyle w:val="Heading3"/>
      </w:pPr>
      <w:r>
        <w:t>Obstacles</w:t>
      </w:r>
    </w:p>
    <w:p w14:paraId="297FE01F" w14:textId="1A1374CE" w:rsidR="000B41AE" w:rsidRDefault="009E6B9E" w:rsidP="009E6B9E">
      <w:pPr>
        <w:pStyle w:val="ListParagraph"/>
        <w:numPr>
          <w:ilvl w:val="0"/>
          <w:numId w:val="24"/>
        </w:numPr>
      </w:pPr>
      <w:r>
        <w:t>Weeds</w:t>
      </w:r>
    </w:p>
    <w:p w14:paraId="66AF2308" w14:textId="0DA4FFA8" w:rsidR="00C21803" w:rsidRDefault="00C21803" w:rsidP="009E6B9E">
      <w:pPr>
        <w:pStyle w:val="ListParagraph"/>
        <w:numPr>
          <w:ilvl w:val="0"/>
          <w:numId w:val="24"/>
        </w:numPr>
      </w:pPr>
      <w:r>
        <w:t>Fly</w:t>
      </w:r>
    </w:p>
    <w:p w14:paraId="5823ADC4" w14:textId="77777777" w:rsidR="000B41AE" w:rsidRPr="00C92337" w:rsidRDefault="000B41AE" w:rsidP="00C92337"/>
    <w:p w14:paraId="53851A6D" w14:textId="77777777" w:rsidR="00C92337" w:rsidRDefault="00C92337" w:rsidP="00C92337">
      <w:pPr>
        <w:pStyle w:val="Heading3"/>
      </w:pPr>
      <w:r>
        <w:t>Summary</w:t>
      </w:r>
    </w:p>
    <w:p w14:paraId="3453A88E" w14:textId="3E23B25E" w:rsidR="00C92337" w:rsidRDefault="00D25F60" w:rsidP="00C92337">
      <w:pPr>
        <w:pStyle w:val="ListParagraph"/>
        <w:numPr>
          <w:ilvl w:val="0"/>
          <w:numId w:val="24"/>
        </w:numPr>
      </w:pPr>
      <w:r>
        <w:t>On this first colony, the game will guide the player step-by-step on how to grow the population.</w:t>
      </w:r>
      <w:r w:rsidR="00F60B5D">
        <w:t xml:space="preserve"> Essentially, this is the tutorial level.</w:t>
      </w:r>
    </w:p>
    <w:p w14:paraId="645A7CA8" w14:textId="5A2ED2C5" w:rsidR="00D25F60" w:rsidRDefault="00D25F60" w:rsidP="00C92337">
      <w:pPr>
        <w:pStyle w:val="ListParagraph"/>
        <w:numPr>
          <w:ilvl w:val="0"/>
          <w:numId w:val="24"/>
        </w:numPr>
      </w:pPr>
      <w:r>
        <w:t>The game will also describe how weather differs from climate.</w:t>
      </w:r>
    </w:p>
    <w:p w14:paraId="08762B14" w14:textId="77777777" w:rsidR="00C92337" w:rsidRDefault="00C92337" w:rsidP="00C92337"/>
    <w:p w14:paraId="46A6F916" w14:textId="60EEBD65" w:rsidR="00C92337" w:rsidRDefault="00C92337" w:rsidP="00C92337">
      <w:pPr>
        <w:pStyle w:val="Heading2"/>
      </w:pPr>
      <w:r>
        <w:t xml:space="preserve">Part 3 – </w:t>
      </w:r>
      <w:r w:rsidR="00D90C10">
        <w:t>Oceanic</w:t>
      </w:r>
      <w:r>
        <w:t xml:space="preserve"> Climate Overworld</w:t>
      </w:r>
    </w:p>
    <w:p w14:paraId="0EAE9E22" w14:textId="77777777" w:rsidR="00C92337" w:rsidRPr="00C92337" w:rsidRDefault="00C92337" w:rsidP="00C92337"/>
    <w:p w14:paraId="5BF5295C" w14:textId="77777777" w:rsidR="00C92337" w:rsidRDefault="00C92337" w:rsidP="00C92337">
      <w:pPr>
        <w:pStyle w:val="Heading3"/>
      </w:pPr>
      <w:r>
        <w:t>L.O. Concepts Covered</w:t>
      </w:r>
    </w:p>
    <w:p w14:paraId="00C9F53D" w14:textId="7923A625" w:rsidR="00ED48C1" w:rsidRDefault="00ED48C1" w:rsidP="00C92337">
      <w:pPr>
        <w:numPr>
          <w:ilvl w:val="0"/>
          <w:numId w:val="19"/>
        </w:numPr>
      </w:pPr>
      <w:r w:rsidRPr="00ED48C1">
        <w:t>The Coriolis effect deflects atmospheric and oceanic currents, which affects regional climates.</w:t>
      </w:r>
    </w:p>
    <w:p w14:paraId="6740924D" w14:textId="7F80870D" w:rsidR="00C92337" w:rsidRDefault="00ED48C1" w:rsidP="00C92337">
      <w:pPr>
        <w:numPr>
          <w:ilvl w:val="0"/>
          <w:numId w:val="19"/>
        </w:numPr>
      </w:pPr>
      <w:r w:rsidRPr="00ED48C1">
        <w:t>Ocean water heats and cools more slowly than land, causing temperate climates in regions near the ocean.</w:t>
      </w:r>
    </w:p>
    <w:p w14:paraId="6A4D7293" w14:textId="6578C2C6" w:rsidR="00772733" w:rsidRPr="008B5A09" w:rsidRDefault="00ED48C1" w:rsidP="008B5A09">
      <w:pPr>
        <w:numPr>
          <w:ilvl w:val="0"/>
          <w:numId w:val="19"/>
        </w:numPr>
      </w:pPr>
      <w:r w:rsidRPr="00ED48C1">
        <w:t>Earth's hydrosphere includes all of the water existing in the atmosphere, bodies of water, and ground.</w:t>
      </w:r>
    </w:p>
    <w:p w14:paraId="5EA0A97B" w14:textId="77777777" w:rsidR="008B5A09" w:rsidRPr="00C92337" w:rsidRDefault="008B5A09" w:rsidP="008B5A09"/>
    <w:p w14:paraId="3DF16DD4" w14:textId="77777777" w:rsidR="00C92337" w:rsidRDefault="00C92337" w:rsidP="00C92337">
      <w:pPr>
        <w:pStyle w:val="Heading3"/>
      </w:pPr>
      <w:r>
        <w:t>Summary</w:t>
      </w:r>
    </w:p>
    <w:p w14:paraId="720F3814" w14:textId="020A23BC" w:rsidR="00C92337" w:rsidRDefault="00E7215D" w:rsidP="00C92337">
      <w:pPr>
        <w:pStyle w:val="ListParagraph"/>
        <w:numPr>
          <w:ilvl w:val="0"/>
          <w:numId w:val="24"/>
        </w:numPr>
      </w:pPr>
      <w:r>
        <w:t>During this part, the game will introduce how wind affects the atmospheric attributes of Earth</w:t>
      </w:r>
      <w:r w:rsidR="00B551F9">
        <w:t xml:space="preserve"> (Coriolis effect,</w:t>
      </w:r>
      <w:r w:rsidR="00F956A1">
        <w:t xml:space="preserve"> etc.</w:t>
      </w:r>
      <w:r w:rsidR="00B551F9">
        <w:t>)</w:t>
      </w:r>
      <w:r>
        <w:t>.</w:t>
      </w:r>
    </w:p>
    <w:p w14:paraId="0FD11A5E" w14:textId="555AA5E2" w:rsidR="00E7215D" w:rsidRDefault="00E7215D" w:rsidP="00C92337">
      <w:pPr>
        <w:pStyle w:val="ListParagraph"/>
        <w:numPr>
          <w:ilvl w:val="0"/>
          <w:numId w:val="24"/>
        </w:numPr>
      </w:pPr>
      <w:r>
        <w:t>The hotspots will be positioned in such a way that the player will ultimately choose an area next to the ocean.</w:t>
      </w:r>
    </w:p>
    <w:p w14:paraId="77D6BA1F" w14:textId="3B37DB68" w:rsidR="00E7215D" w:rsidRDefault="00E7215D" w:rsidP="00C92337">
      <w:pPr>
        <w:pStyle w:val="ListParagraph"/>
        <w:numPr>
          <w:ilvl w:val="0"/>
          <w:numId w:val="24"/>
        </w:numPr>
      </w:pPr>
      <w:r>
        <w:t>The game will go into details on how the ocean transfers energy across the continents through an animated illustration</w:t>
      </w:r>
      <w:r w:rsidR="00F956A1">
        <w:t xml:space="preserve"> (Ocean water dynamics, hydrosphere, etc.)</w:t>
      </w:r>
      <w:r>
        <w:t>.</w:t>
      </w:r>
    </w:p>
    <w:p w14:paraId="43EF01CC" w14:textId="0C68FB05" w:rsidR="00E7215D" w:rsidRDefault="00E7215D" w:rsidP="00C92337">
      <w:pPr>
        <w:pStyle w:val="ListParagraph"/>
        <w:numPr>
          <w:ilvl w:val="0"/>
          <w:numId w:val="24"/>
        </w:numPr>
      </w:pPr>
      <w:r>
        <w:t>The wind strength overlay will also now be available, and the game will go through how they influence climate. The visual of wind movement across Earth will help with th</w:t>
      </w:r>
      <w:r w:rsidR="009B642D">
        <w:t>is</w:t>
      </w:r>
      <w:r>
        <w:t xml:space="preserve"> explanation.</w:t>
      </w:r>
    </w:p>
    <w:p w14:paraId="4CE73DD8" w14:textId="77777777" w:rsidR="00C92337" w:rsidRDefault="00C92337" w:rsidP="00C92337"/>
    <w:p w14:paraId="5E3C5492" w14:textId="3D8D85BF" w:rsidR="00C92337" w:rsidRDefault="00C92337" w:rsidP="00C92337">
      <w:pPr>
        <w:pStyle w:val="Heading2"/>
      </w:pPr>
      <w:r>
        <w:lastRenderedPageBreak/>
        <w:t xml:space="preserve">Part 4 – </w:t>
      </w:r>
      <w:r w:rsidR="00D90C10">
        <w:t>Oceanic</w:t>
      </w:r>
      <w:r>
        <w:t xml:space="preserve"> Climate Colony Sim</w:t>
      </w:r>
    </w:p>
    <w:p w14:paraId="4B853B5B" w14:textId="77777777" w:rsidR="00C92337" w:rsidRPr="00C92337" w:rsidRDefault="00C92337" w:rsidP="00C92337"/>
    <w:p w14:paraId="5142F57D" w14:textId="77777777" w:rsidR="00C92337" w:rsidRDefault="00C92337" w:rsidP="00C92337">
      <w:pPr>
        <w:pStyle w:val="Heading3"/>
      </w:pPr>
      <w:r>
        <w:t>L.O. Concepts Covered</w:t>
      </w:r>
    </w:p>
    <w:p w14:paraId="10D097AD" w14:textId="5D3F055F" w:rsidR="00C92337" w:rsidRDefault="00016CFA" w:rsidP="00C92337">
      <w:pPr>
        <w:numPr>
          <w:ilvl w:val="0"/>
          <w:numId w:val="19"/>
        </w:numPr>
      </w:pPr>
      <w:r w:rsidRPr="00016CFA">
        <w:t>When warm water evaporates from the ocean, it can condense to form storm clouds or intense tropical storm systems, such as hurricanes and tsunamis.</w:t>
      </w:r>
    </w:p>
    <w:p w14:paraId="2D578477" w14:textId="77777777" w:rsidR="00C92337" w:rsidRDefault="00C92337" w:rsidP="00C92337"/>
    <w:p w14:paraId="1B515C8E" w14:textId="77777777" w:rsidR="00E266D0" w:rsidRDefault="00E266D0" w:rsidP="00E266D0">
      <w:pPr>
        <w:pStyle w:val="Heading3"/>
      </w:pPr>
      <w:r>
        <w:t>Structures</w:t>
      </w:r>
    </w:p>
    <w:p w14:paraId="1B586305" w14:textId="77777777" w:rsidR="00E266D0" w:rsidRDefault="00E266D0" w:rsidP="00E266D0">
      <w:pPr>
        <w:pStyle w:val="ListParagraph"/>
        <w:numPr>
          <w:ilvl w:val="0"/>
          <w:numId w:val="24"/>
        </w:numPr>
      </w:pPr>
      <w:r>
        <w:t>House</w:t>
      </w:r>
    </w:p>
    <w:p w14:paraId="28DB6978" w14:textId="00DFD1C9" w:rsidR="00E266D0" w:rsidRDefault="009D4EA6" w:rsidP="00E266D0">
      <w:pPr>
        <w:pStyle w:val="ListParagraph"/>
        <w:numPr>
          <w:ilvl w:val="0"/>
          <w:numId w:val="24"/>
        </w:numPr>
      </w:pPr>
      <w:r>
        <w:t>Wind Turbine</w:t>
      </w:r>
    </w:p>
    <w:p w14:paraId="303B8450" w14:textId="572BDC59" w:rsidR="009D4EA6" w:rsidRDefault="009D4EA6" w:rsidP="00E266D0">
      <w:pPr>
        <w:pStyle w:val="ListParagraph"/>
        <w:numPr>
          <w:ilvl w:val="0"/>
          <w:numId w:val="24"/>
        </w:numPr>
      </w:pPr>
      <w:r>
        <w:t>Hydroelectricity (maybe)</w:t>
      </w:r>
    </w:p>
    <w:p w14:paraId="0469F258" w14:textId="77777777" w:rsidR="00E266D0" w:rsidRDefault="00E266D0" w:rsidP="00E266D0">
      <w:pPr>
        <w:pStyle w:val="ListParagraph"/>
        <w:numPr>
          <w:ilvl w:val="0"/>
          <w:numId w:val="24"/>
        </w:numPr>
      </w:pPr>
      <w:r>
        <w:t>Water Tank</w:t>
      </w:r>
    </w:p>
    <w:p w14:paraId="513FA84C" w14:textId="0B95FB85" w:rsidR="009D4EA6" w:rsidRDefault="009D4EA6" w:rsidP="00E266D0">
      <w:pPr>
        <w:pStyle w:val="ListParagraph"/>
        <w:numPr>
          <w:ilvl w:val="0"/>
          <w:numId w:val="24"/>
        </w:numPr>
      </w:pPr>
      <w:r>
        <w:t>Saltwater Converter (maybe)</w:t>
      </w:r>
    </w:p>
    <w:p w14:paraId="513BAB7F" w14:textId="36B7E65A" w:rsidR="009D4EA6" w:rsidRDefault="009D4EA6" w:rsidP="00E266D0">
      <w:pPr>
        <w:pStyle w:val="ListParagraph"/>
        <w:numPr>
          <w:ilvl w:val="0"/>
          <w:numId w:val="24"/>
        </w:numPr>
      </w:pPr>
      <w:r>
        <w:t>Bunker</w:t>
      </w:r>
    </w:p>
    <w:p w14:paraId="6F82D3F6" w14:textId="77777777" w:rsidR="00E266D0" w:rsidRDefault="00E266D0" w:rsidP="00E266D0"/>
    <w:p w14:paraId="090A74D7" w14:textId="77777777" w:rsidR="00E266D0" w:rsidRDefault="00E266D0" w:rsidP="00E266D0">
      <w:pPr>
        <w:pStyle w:val="Heading3"/>
      </w:pPr>
      <w:r>
        <w:t>Specialists</w:t>
      </w:r>
    </w:p>
    <w:p w14:paraId="713101F1" w14:textId="77777777" w:rsidR="00E266D0" w:rsidRDefault="00E266D0" w:rsidP="00E266D0">
      <w:pPr>
        <w:pStyle w:val="ListParagraph"/>
        <w:numPr>
          <w:ilvl w:val="0"/>
          <w:numId w:val="24"/>
        </w:numPr>
      </w:pPr>
      <w:r>
        <w:t>Engineer</w:t>
      </w:r>
    </w:p>
    <w:p w14:paraId="00247058" w14:textId="77777777" w:rsidR="00E266D0" w:rsidRDefault="00E266D0" w:rsidP="00E266D0">
      <w:pPr>
        <w:pStyle w:val="ListParagraph"/>
        <w:numPr>
          <w:ilvl w:val="0"/>
          <w:numId w:val="24"/>
        </w:numPr>
      </w:pPr>
      <w:r>
        <w:t>Farmer</w:t>
      </w:r>
    </w:p>
    <w:p w14:paraId="471DDEFD" w14:textId="788A75DB" w:rsidR="009D4EA6" w:rsidRDefault="009D4EA6" w:rsidP="00E266D0">
      <w:pPr>
        <w:pStyle w:val="ListParagraph"/>
        <w:numPr>
          <w:ilvl w:val="0"/>
          <w:numId w:val="24"/>
        </w:numPr>
      </w:pPr>
      <w:r>
        <w:t>Medic</w:t>
      </w:r>
    </w:p>
    <w:p w14:paraId="10F681C4" w14:textId="77777777" w:rsidR="00E266D0" w:rsidRDefault="00E266D0" w:rsidP="00E266D0">
      <w:pPr>
        <w:pStyle w:val="ListParagraph"/>
        <w:numPr>
          <w:ilvl w:val="0"/>
          <w:numId w:val="24"/>
        </w:numPr>
      </w:pPr>
      <w:r>
        <w:t>Pest Control</w:t>
      </w:r>
    </w:p>
    <w:p w14:paraId="5BDCEC9B" w14:textId="77777777" w:rsidR="00E266D0" w:rsidRDefault="00E266D0" w:rsidP="00E266D0"/>
    <w:p w14:paraId="456DEB8D" w14:textId="77777777" w:rsidR="00E266D0" w:rsidRDefault="00E266D0" w:rsidP="00E266D0">
      <w:pPr>
        <w:pStyle w:val="Heading3"/>
      </w:pPr>
      <w:r>
        <w:t>Obstacles</w:t>
      </w:r>
    </w:p>
    <w:p w14:paraId="24F26C32" w14:textId="77777777" w:rsidR="00E266D0" w:rsidRDefault="00E266D0" w:rsidP="00E266D0">
      <w:pPr>
        <w:pStyle w:val="ListParagraph"/>
        <w:numPr>
          <w:ilvl w:val="0"/>
          <w:numId w:val="24"/>
        </w:numPr>
      </w:pPr>
      <w:r>
        <w:t>Weeds</w:t>
      </w:r>
    </w:p>
    <w:p w14:paraId="7F3D72A9" w14:textId="02ABB158" w:rsidR="009D4EA6" w:rsidRDefault="009D4EA6" w:rsidP="00E266D0">
      <w:pPr>
        <w:pStyle w:val="ListParagraph"/>
        <w:numPr>
          <w:ilvl w:val="0"/>
          <w:numId w:val="24"/>
        </w:numPr>
      </w:pPr>
      <w:r>
        <w:t>“Mushrooms” (or something equivalent in an oceanic environment)</w:t>
      </w:r>
    </w:p>
    <w:p w14:paraId="5860F986" w14:textId="7FE9FA20" w:rsidR="00E266D0" w:rsidRDefault="009D4EA6" w:rsidP="00C92337">
      <w:pPr>
        <w:pStyle w:val="ListParagraph"/>
        <w:numPr>
          <w:ilvl w:val="0"/>
          <w:numId w:val="24"/>
        </w:numPr>
      </w:pPr>
      <w:r>
        <w:t>Ground Critter</w:t>
      </w:r>
    </w:p>
    <w:p w14:paraId="7E7F9855" w14:textId="2F1BABF5" w:rsidR="00E44335" w:rsidRDefault="00E44335" w:rsidP="00C92337">
      <w:pPr>
        <w:pStyle w:val="ListParagraph"/>
        <w:numPr>
          <w:ilvl w:val="0"/>
          <w:numId w:val="24"/>
        </w:numPr>
      </w:pPr>
      <w:r>
        <w:t>Tsunami</w:t>
      </w:r>
    </w:p>
    <w:p w14:paraId="2380A519" w14:textId="77777777" w:rsidR="00E266D0" w:rsidRPr="00C92337" w:rsidRDefault="00E266D0" w:rsidP="00C92337"/>
    <w:p w14:paraId="1181A10D" w14:textId="77777777" w:rsidR="00C92337" w:rsidRDefault="00C92337" w:rsidP="00C92337">
      <w:pPr>
        <w:pStyle w:val="Heading3"/>
      </w:pPr>
      <w:r>
        <w:t>Summary</w:t>
      </w:r>
    </w:p>
    <w:p w14:paraId="350C1EB4" w14:textId="6A608712" w:rsidR="00C92337" w:rsidRDefault="001D20F1" w:rsidP="00C92337">
      <w:pPr>
        <w:pStyle w:val="ListParagraph"/>
        <w:numPr>
          <w:ilvl w:val="0"/>
          <w:numId w:val="24"/>
        </w:numPr>
      </w:pPr>
      <w:r>
        <w:t>In this level</w:t>
      </w:r>
      <w:r w:rsidR="00611FAD">
        <w:t>, the game will introduce harmful elements that can affect the population.</w:t>
      </w:r>
    </w:p>
    <w:p w14:paraId="3EFED21F" w14:textId="03A46BC1" w:rsidR="00611FAD" w:rsidRDefault="00611FAD" w:rsidP="00C92337">
      <w:pPr>
        <w:pStyle w:val="ListParagraph"/>
        <w:numPr>
          <w:ilvl w:val="0"/>
          <w:numId w:val="24"/>
        </w:numPr>
      </w:pPr>
      <w:r>
        <w:t>Along with these new harmful elements, is the hazardous weather. The landscape and weather background will show signs of an incoming tsunami</w:t>
      </w:r>
      <w:r w:rsidR="00CA6DE5">
        <w:t xml:space="preserve"> (e.g., water </w:t>
      </w:r>
      <w:r w:rsidR="00D00AA1">
        <w:t>receding</w:t>
      </w:r>
      <w:r w:rsidR="00CA6DE5">
        <w:t>)</w:t>
      </w:r>
      <w:r>
        <w:t>. Along with the visuals, there will be a dialog, and some illustrations showing the science behind it.</w:t>
      </w:r>
    </w:p>
    <w:p w14:paraId="2D02B4F6" w14:textId="77777777" w:rsidR="00C92337" w:rsidRDefault="00C92337" w:rsidP="00C92337"/>
    <w:p w14:paraId="5492A555" w14:textId="147F730A" w:rsidR="00C92337" w:rsidRDefault="00C92337" w:rsidP="00C92337">
      <w:pPr>
        <w:pStyle w:val="Heading2"/>
      </w:pPr>
      <w:r>
        <w:t xml:space="preserve">Part 5 – </w:t>
      </w:r>
      <w:r w:rsidR="0015787E">
        <w:t>Arid</w:t>
      </w:r>
      <w:r>
        <w:t xml:space="preserve"> Climate Overworld</w:t>
      </w:r>
    </w:p>
    <w:p w14:paraId="39DC344A" w14:textId="77777777" w:rsidR="00772733" w:rsidRPr="00772733" w:rsidRDefault="00772733" w:rsidP="00772733"/>
    <w:p w14:paraId="3D301832" w14:textId="3E6ED4B2" w:rsidR="00C92337" w:rsidRDefault="00C92337" w:rsidP="00C92337">
      <w:pPr>
        <w:pStyle w:val="Heading3"/>
      </w:pPr>
      <w:r>
        <w:lastRenderedPageBreak/>
        <w:t>Summary</w:t>
      </w:r>
    </w:p>
    <w:p w14:paraId="791D1731" w14:textId="76BD0823" w:rsidR="00C92337" w:rsidRDefault="005753EB" w:rsidP="00C92337">
      <w:pPr>
        <w:pStyle w:val="ListParagraph"/>
        <w:numPr>
          <w:ilvl w:val="0"/>
          <w:numId w:val="24"/>
        </w:numPr>
      </w:pPr>
      <w:r>
        <w:t xml:space="preserve">Not much is covered here, other than a brief description of arid climates, and how small regions can </w:t>
      </w:r>
      <w:r w:rsidR="00E741D8">
        <w:t xml:space="preserve">be made to </w:t>
      </w:r>
      <w:r>
        <w:t>have a different climate</w:t>
      </w:r>
      <w:r w:rsidR="00E741D8">
        <w:t xml:space="preserve"> (oasis)</w:t>
      </w:r>
      <w:r>
        <w:t>.</w:t>
      </w:r>
    </w:p>
    <w:p w14:paraId="18E7B9C0" w14:textId="4F1BF646" w:rsidR="00DA26E7" w:rsidRDefault="00DA26E7" w:rsidP="00C92337">
      <w:pPr>
        <w:pStyle w:val="ListParagraph"/>
        <w:numPr>
          <w:ilvl w:val="0"/>
          <w:numId w:val="24"/>
        </w:numPr>
      </w:pPr>
      <w:r>
        <w:t>The correct hotspot for this will obviously be in the desert. The landscape will present information about underground water (to allow the building of well, and planting of flora).</w:t>
      </w:r>
    </w:p>
    <w:p w14:paraId="6C0FBB9E" w14:textId="77777777" w:rsidR="00C92337" w:rsidRDefault="00C92337" w:rsidP="00C92337"/>
    <w:p w14:paraId="329D9050" w14:textId="15853004" w:rsidR="00C92337" w:rsidRDefault="00C92337" w:rsidP="00C92337">
      <w:pPr>
        <w:pStyle w:val="Heading2"/>
      </w:pPr>
      <w:r>
        <w:t xml:space="preserve">Part 6 – </w:t>
      </w:r>
      <w:r w:rsidR="0015787E">
        <w:t>Arid</w:t>
      </w:r>
      <w:r>
        <w:t xml:space="preserve"> Climate Colony Sim</w:t>
      </w:r>
    </w:p>
    <w:p w14:paraId="61B626E6" w14:textId="77777777" w:rsidR="00C92337" w:rsidRPr="00C92337" w:rsidRDefault="00C92337" w:rsidP="00C92337"/>
    <w:p w14:paraId="23FF3D98" w14:textId="77777777" w:rsidR="00C92337" w:rsidRDefault="00C92337" w:rsidP="00C92337">
      <w:pPr>
        <w:pStyle w:val="Heading3"/>
      </w:pPr>
      <w:r>
        <w:t>L.O. Concepts Covered</w:t>
      </w:r>
    </w:p>
    <w:p w14:paraId="11EAA340" w14:textId="35F26885" w:rsidR="00C92337" w:rsidRDefault="0015787E" w:rsidP="00C92337">
      <w:pPr>
        <w:numPr>
          <w:ilvl w:val="0"/>
          <w:numId w:val="19"/>
        </w:numPr>
      </w:pPr>
      <w:r w:rsidRPr="00F14536">
        <w:t>The cycling of matter and energy between living things and the atmosphere affects climate.</w:t>
      </w:r>
    </w:p>
    <w:p w14:paraId="1D43FA55" w14:textId="1EEF9956" w:rsidR="008169EF" w:rsidRDefault="008169EF" w:rsidP="00C92337">
      <w:pPr>
        <w:numPr>
          <w:ilvl w:val="0"/>
          <w:numId w:val="19"/>
        </w:numPr>
      </w:pPr>
      <w:r w:rsidRPr="008169EF">
        <w:t xml:space="preserve">Atmospheric composition, including the </w:t>
      </w:r>
      <w:proofErr w:type="gramStart"/>
      <w:r w:rsidRPr="008169EF">
        <w:t>amount</w:t>
      </w:r>
      <w:proofErr w:type="gramEnd"/>
      <w:r w:rsidRPr="008169EF">
        <w:t xml:space="preserve"> of pollutants or greenhouse gases in the air, affects climate.</w:t>
      </w:r>
    </w:p>
    <w:p w14:paraId="7185761C" w14:textId="77777777" w:rsidR="00C92337" w:rsidRDefault="00C92337" w:rsidP="00C92337"/>
    <w:p w14:paraId="3B086D8E" w14:textId="77777777" w:rsidR="00DA2B54" w:rsidRDefault="00DA2B54" w:rsidP="00DA2B54">
      <w:pPr>
        <w:pStyle w:val="Heading3"/>
      </w:pPr>
      <w:r>
        <w:t>Structures</w:t>
      </w:r>
    </w:p>
    <w:p w14:paraId="4D5FC045" w14:textId="77777777" w:rsidR="00DA2B54" w:rsidRDefault="00DA2B54" w:rsidP="00DA2B54">
      <w:pPr>
        <w:pStyle w:val="ListParagraph"/>
        <w:numPr>
          <w:ilvl w:val="0"/>
          <w:numId w:val="24"/>
        </w:numPr>
      </w:pPr>
      <w:r>
        <w:t>House</w:t>
      </w:r>
    </w:p>
    <w:p w14:paraId="6D5FEF2E" w14:textId="413FEFFE" w:rsidR="00DA2B54" w:rsidRDefault="00DA2B54" w:rsidP="00DA2B54">
      <w:pPr>
        <w:pStyle w:val="ListParagraph"/>
        <w:numPr>
          <w:ilvl w:val="0"/>
          <w:numId w:val="24"/>
        </w:numPr>
      </w:pPr>
      <w:r>
        <w:t>Wind Turbine / Solar Panel</w:t>
      </w:r>
    </w:p>
    <w:p w14:paraId="10A1DB57" w14:textId="65871B60" w:rsidR="00DA2B54" w:rsidRDefault="00DA2B54" w:rsidP="00DA2B54">
      <w:pPr>
        <w:pStyle w:val="ListParagraph"/>
        <w:numPr>
          <w:ilvl w:val="0"/>
          <w:numId w:val="24"/>
        </w:numPr>
      </w:pPr>
      <w:r>
        <w:t>Well</w:t>
      </w:r>
    </w:p>
    <w:p w14:paraId="2C686482" w14:textId="77777777" w:rsidR="00DA2B54" w:rsidRDefault="00DA2B54" w:rsidP="00DA2B54">
      <w:pPr>
        <w:pStyle w:val="ListParagraph"/>
        <w:numPr>
          <w:ilvl w:val="0"/>
          <w:numId w:val="24"/>
        </w:numPr>
      </w:pPr>
      <w:r>
        <w:t>Bunker</w:t>
      </w:r>
    </w:p>
    <w:p w14:paraId="3BE4A924" w14:textId="77777777" w:rsidR="00DA2B54" w:rsidRDefault="00DA2B54" w:rsidP="00DA2B54"/>
    <w:p w14:paraId="4E39A2B8" w14:textId="77777777" w:rsidR="00DA2B54" w:rsidRDefault="00DA2B54" w:rsidP="00DA2B54">
      <w:pPr>
        <w:pStyle w:val="Heading3"/>
      </w:pPr>
      <w:r>
        <w:t>Specialists</w:t>
      </w:r>
    </w:p>
    <w:p w14:paraId="1424421D" w14:textId="77777777" w:rsidR="00DA2B54" w:rsidRDefault="00DA2B54" w:rsidP="00DA2B54">
      <w:pPr>
        <w:pStyle w:val="ListParagraph"/>
        <w:numPr>
          <w:ilvl w:val="0"/>
          <w:numId w:val="24"/>
        </w:numPr>
      </w:pPr>
      <w:r>
        <w:t>Engineer</w:t>
      </w:r>
    </w:p>
    <w:p w14:paraId="4E092122" w14:textId="77777777" w:rsidR="00DA2B54" w:rsidRDefault="00DA2B54" w:rsidP="00DA2B54">
      <w:pPr>
        <w:pStyle w:val="ListParagraph"/>
        <w:numPr>
          <w:ilvl w:val="0"/>
          <w:numId w:val="24"/>
        </w:numPr>
      </w:pPr>
      <w:r>
        <w:t>Farmer</w:t>
      </w:r>
    </w:p>
    <w:p w14:paraId="4F4903F2" w14:textId="77777777" w:rsidR="00DA2B54" w:rsidRDefault="00DA2B54" w:rsidP="00DA2B54">
      <w:pPr>
        <w:pStyle w:val="ListParagraph"/>
        <w:numPr>
          <w:ilvl w:val="0"/>
          <w:numId w:val="24"/>
        </w:numPr>
      </w:pPr>
      <w:r>
        <w:t>Medic</w:t>
      </w:r>
    </w:p>
    <w:p w14:paraId="0EE1D6E9" w14:textId="2B6DF902" w:rsidR="00DA2B54" w:rsidRDefault="00DA2B54" w:rsidP="00DA2B54">
      <w:pPr>
        <w:pStyle w:val="ListParagraph"/>
        <w:numPr>
          <w:ilvl w:val="0"/>
          <w:numId w:val="24"/>
        </w:numPr>
      </w:pPr>
      <w:r>
        <w:t>Forester</w:t>
      </w:r>
    </w:p>
    <w:p w14:paraId="3F2938A6" w14:textId="77777777" w:rsidR="00DA2B54" w:rsidRDefault="00DA2B54" w:rsidP="00DA2B54">
      <w:pPr>
        <w:pStyle w:val="ListParagraph"/>
        <w:numPr>
          <w:ilvl w:val="0"/>
          <w:numId w:val="24"/>
        </w:numPr>
      </w:pPr>
      <w:r>
        <w:t>Pest Control</w:t>
      </w:r>
    </w:p>
    <w:p w14:paraId="2B6F1B10" w14:textId="77777777" w:rsidR="00DA2B54" w:rsidRDefault="00DA2B54" w:rsidP="00DA2B54"/>
    <w:p w14:paraId="606DF7B9" w14:textId="77777777" w:rsidR="00DA2B54" w:rsidRDefault="00DA2B54" w:rsidP="00DA2B54">
      <w:pPr>
        <w:pStyle w:val="Heading3"/>
      </w:pPr>
      <w:r>
        <w:t>Obstacles</w:t>
      </w:r>
    </w:p>
    <w:p w14:paraId="2E7DC674" w14:textId="0DBC6260" w:rsidR="00DA2B54" w:rsidRDefault="00DA2B54" w:rsidP="00DA2B54">
      <w:pPr>
        <w:pStyle w:val="ListParagraph"/>
        <w:numPr>
          <w:ilvl w:val="0"/>
          <w:numId w:val="24"/>
        </w:numPr>
      </w:pPr>
      <w:r>
        <w:t>Hopper</w:t>
      </w:r>
    </w:p>
    <w:p w14:paraId="2A331EE4" w14:textId="77777777" w:rsidR="00DA2B54" w:rsidRDefault="00DA2B54" w:rsidP="00DA2B54">
      <w:pPr>
        <w:pStyle w:val="ListParagraph"/>
        <w:numPr>
          <w:ilvl w:val="0"/>
          <w:numId w:val="24"/>
        </w:numPr>
      </w:pPr>
      <w:r>
        <w:t>Ground Critter</w:t>
      </w:r>
    </w:p>
    <w:p w14:paraId="72DD30DC" w14:textId="073BF027" w:rsidR="00DA2B54" w:rsidRDefault="00DA2B54" w:rsidP="00DA2B54">
      <w:pPr>
        <w:pStyle w:val="ListParagraph"/>
        <w:numPr>
          <w:ilvl w:val="0"/>
          <w:numId w:val="24"/>
        </w:numPr>
      </w:pPr>
      <w:r>
        <w:t>Fly</w:t>
      </w:r>
    </w:p>
    <w:p w14:paraId="0634E700" w14:textId="1C2B7A9C" w:rsidR="00DA2B54" w:rsidRDefault="00DA2B54" w:rsidP="00DA2B54">
      <w:pPr>
        <w:pStyle w:val="ListParagraph"/>
        <w:numPr>
          <w:ilvl w:val="0"/>
          <w:numId w:val="24"/>
        </w:numPr>
      </w:pPr>
      <w:r>
        <w:t>Sandstorm</w:t>
      </w:r>
    </w:p>
    <w:p w14:paraId="5039DAC0" w14:textId="77777777" w:rsidR="00DA2B54" w:rsidRPr="00C92337" w:rsidRDefault="00DA2B54" w:rsidP="00C92337"/>
    <w:p w14:paraId="2811024A" w14:textId="77777777" w:rsidR="00C92337" w:rsidRDefault="00C92337" w:rsidP="00C92337">
      <w:pPr>
        <w:pStyle w:val="Heading3"/>
      </w:pPr>
      <w:r>
        <w:lastRenderedPageBreak/>
        <w:t>Summary</w:t>
      </w:r>
    </w:p>
    <w:p w14:paraId="23BDDEB4" w14:textId="132D0261" w:rsidR="005753EB" w:rsidRDefault="005753EB" w:rsidP="005753EB">
      <w:pPr>
        <w:pStyle w:val="ListParagraph"/>
        <w:numPr>
          <w:ilvl w:val="0"/>
          <w:numId w:val="24"/>
        </w:numPr>
      </w:pPr>
      <w:r>
        <w:t>On this particular region, the game will explain how the player can manipulate the environment to have a different climate than its surroundings. This alludes to generating an oasis as a microclimate to temper the weather.</w:t>
      </w:r>
    </w:p>
    <w:p w14:paraId="003E64AE" w14:textId="77777777" w:rsidR="00C92337" w:rsidRDefault="00C92337" w:rsidP="00C92337"/>
    <w:p w14:paraId="74A9113E" w14:textId="763B229A" w:rsidR="00C92337" w:rsidRDefault="00C92337" w:rsidP="00C92337">
      <w:pPr>
        <w:pStyle w:val="Heading2"/>
      </w:pPr>
      <w:r>
        <w:t xml:space="preserve">Part 7 – </w:t>
      </w:r>
      <w:r w:rsidR="0015787E">
        <w:t>Alpine</w:t>
      </w:r>
      <w:r>
        <w:t xml:space="preserve"> Climate Overworld</w:t>
      </w:r>
    </w:p>
    <w:p w14:paraId="150773E9" w14:textId="77777777" w:rsidR="00C92337" w:rsidRPr="00C92337" w:rsidRDefault="00C92337" w:rsidP="00C92337"/>
    <w:p w14:paraId="59F66139" w14:textId="77777777" w:rsidR="00C92337" w:rsidRDefault="00C92337" w:rsidP="00C92337">
      <w:pPr>
        <w:pStyle w:val="Heading3"/>
      </w:pPr>
      <w:r>
        <w:t>L.O. Concepts Covered</w:t>
      </w:r>
    </w:p>
    <w:p w14:paraId="5BFCAEA8" w14:textId="477C25EA" w:rsidR="00C92337" w:rsidRDefault="008169EF" w:rsidP="00C92337">
      <w:pPr>
        <w:numPr>
          <w:ilvl w:val="0"/>
          <w:numId w:val="19"/>
        </w:numPr>
      </w:pPr>
      <w:r w:rsidRPr="008169EF">
        <w:t>Air pressure and temperature drop with elevation, causing changes in climate.</w:t>
      </w:r>
    </w:p>
    <w:p w14:paraId="07C552E7" w14:textId="77777777" w:rsidR="00C92337" w:rsidRDefault="00C92337" w:rsidP="00C92337"/>
    <w:p w14:paraId="380A22AA" w14:textId="77777777" w:rsidR="00C92337" w:rsidRDefault="00C92337" w:rsidP="00C92337">
      <w:pPr>
        <w:pStyle w:val="Heading3"/>
      </w:pPr>
      <w:r>
        <w:t>Summary</w:t>
      </w:r>
    </w:p>
    <w:p w14:paraId="77E096D1" w14:textId="64715C2C" w:rsidR="00C92337" w:rsidRDefault="005753EB" w:rsidP="00C92337">
      <w:pPr>
        <w:pStyle w:val="ListParagraph"/>
        <w:numPr>
          <w:ilvl w:val="0"/>
          <w:numId w:val="24"/>
        </w:numPr>
      </w:pPr>
      <w:r>
        <w:t xml:space="preserve">The game will explain how much altitude can really change the atmospheric attributes. Though players may have observed this </w:t>
      </w:r>
      <w:r w:rsidR="005141F0">
        <w:t>in previous levels</w:t>
      </w:r>
      <w:r>
        <w:t xml:space="preserve">, the game will </w:t>
      </w:r>
      <w:r w:rsidR="005141F0">
        <w:t>further explain it here</w:t>
      </w:r>
      <w:r>
        <w:t xml:space="preserve"> (</w:t>
      </w:r>
      <w:r w:rsidR="00F07C78">
        <w:t xml:space="preserve">with </w:t>
      </w:r>
      <w:r>
        <w:t>animated illustration).</w:t>
      </w:r>
    </w:p>
    <w:p w14:paraId="7E06BF91" w14:textId="77777777" w:rsidR="00C92337" w:rsidRDefault="00C92337" w:rsidP="00C92337"/>
    <w:p w14:paraId="2A469E64" w14:textId="3B3F3880" w:rsidR="00C92337" w:rsidRDefault="00C92337" w:rsidP="005753EB">
      <w:pPr>
        <w:pStyle w:val="Heading2"/>
      </w:pPr>
      <w:r>
        <w:t xml:space="preserve">Part 8 – </w:t>
      </w:r>
      <w:r w:rsidR="0015787E">
        <w:t>Alpine Climate</w:t>
      </w:r>
      <w:r>
        <w:t xml:space="preserve"> Colony Sim</w:t>
      </w:r>
    </w:p>
    <w:p w14:paraId="72371C2C" w14:textId="77777777" w:rsidR="00C92337" w:rsidRDefault="00C92337" w:rsidP="00C92337"/>
    <w:p w14:paraId="40363A68" w14:textId="77777777" w:rsidR="00801FDE" w:rsidRDefault="00801FDE" w:rsidP="00801FDE">
      <w:pPr>
        <w:pStyle w:val="Heading3"/>
      </w:pPr>
      <w:r>
        <w:t>Structures</w:t>
      </w:r>
    </w:p>
    <w:p w14:paraId="7B6B8CC8" w14:textId="77777777" w:rsidR="00801FDE" w:rsidRDefault="00801FDE" w:rsidP="00801FDE">
      <w:pPr>
        <w:pStyle w:val="ListParagraph"/>
        <w:numPr>
          <w:ilvl w:val="0"/>
          <w:numId w:val="24"/>
        </w:numPr>
      </w:pPr>
      <w:r>
        <w:t>House</w:t>
      </w:r>
    </w:p>
    <w:p w14:paraId="1B8C5780" w14:textId="2B4E4C63" w:rsidR="00801FDE" w:rsidRDefault="00801FDE" w:rsidP="00916E92">
      <w:pPr>
        <w:pStyle w:val="ListParagraph"/>
        <w:numPr>
          <w:ilvl w:val="0"/>
          <w:numId w:val="24"/>
        </w:numPr>
      </w:pPr>
      <w:r>
        <w:t>Wind Turbine</w:t>
      </w:r>
    </w:p>
    <w:p w14:paraId="720589C9" w14:textId="77777777" w:rsidR="00801FDE" w:rsidRDefault="00801FDE" w:rsidP="00801FDE">
      <w:pPr>
        <w:pStyle w:val="ListParagraph"/>
        <w:numPr>
          <w:ilvl w:val="0"/>
          <w:numId w:val="24"/>
        </w:numPr>
      </w:pPr>
      <w:r>
        <w:t>Water Tank</w:t>
      </w:r>
    </w:p>
    <w:p w14:paraId="32F6FA8B" w14:textId="4309EBC4" w:rsidR="00801FDE" w:rsidRDefault="00916E92" w:rsidP="00916E92">
      <w:pPr>
        <w:pStyle w:val="ListParagraph"/>
        <w:numPr>
          <w:ilvl w:val="0"/>
          <w:numId w:val="24"/>
        </w:numPr>
      </w:pPr>
      <w:r>
        <w:t>Heater</w:t>
      </w:r>
    </w:p>
    <w:p w14:paraId="47F66F07" w14:textId="77777777" w:rsidR="00801FDE" w:rsidRDefault="00801FDE" w:rsidP="00801FDE"/>
    <w:p w14:paraId="540E32CA" w14:textId="77777777" w:rsidR="00801FDE" w:rsidRDefault="00801FDE" w:rsidP="00801FDE">
      <w:pPr>
        <w:pStyle w:val="Heading3"/>
      </w:pPr>
      <w:r>
        <w:t>Specialists</w:t>
      </w:r>
    </w:p>
    <w:p w14:paraId="3FBF41A8" w14:textId="77777777" w:rsidR="00801FDE" w:rsidRDefault="00801FDE" w:rsidP="00801FDE">
      <w:pPr>
        <w:pStyle w:val="ListParagraph"/>
        <w:numPr>
          <w:ilvl w:val="0"/>
          <w:numId w:val="24"/>
        </w:numPr>
      </w:pPr>
      <w:r>
        <w:t>Engineer</w:t>
      </w:r>
    </w:p>
    <w:p w14:paraId="27468E71" w14:textId="77777777" w:rsidR="00801FDE" w:rsidRDefault="00801FDE" w:rsidP="00801FDE">
      <w:pPr>
        <w:pStyle w:val="ListParagraph"/>
        <w:numPr>
          <w:ilvl w:val="0"/>
          <w:numId w:val="24"/>
        </w:numPr>
      </w:pPr>
      <w:r>
        <w:t>Farmer</w:t>
      </w:r>
    </w:p>
    <w:p w14:paraId="58D358AB" w14:textId="77777777" w:rsidR="00801FDE" w:rsidRDefault="00801FDE" w:rsidP="00801FDE">
      <w:pPr>
        <w:pStyle w:val="ListParagraph"/>
        <w:numPr>
          <w:ilvl w:val="0"/>
          <w:numId w:val="24"/>
        </w:numPr>
      </w:pPr>
      <w:r>
        <w:t>Medic</w:t>
      </w:r>
    </w:p>
    <w:p w14:paraId="3EFD8D3C" w14:textId="77777777" w:rsidR="00801FDE" w:rsidRDefault="00801FDE" w:rsidP="00801FDE">
      <w:pPr>
        <w:pStyle w:val="ListParagraph"/>
        <w:numPr>
          <w:ilvl w:val="0"/>
          <w:numId w:val="24"/>
        </w:numPr>
      </w:pPr>
      <w:r>
        <w:t>Pest Control</w:t>
      </w:r>
    </w:p>
    <w:p w14:paraId="20200CF7" w14:textId="77777777" w:rsidR="00801FDE" w:rsidRDefault="00801FDE" w:rsidP="00801FDE"/>
    <w:p w14:paraId="089E353A" w14:textId="77777777" w:rsidR="00801FDE" w:rsidRDefault="00801FDE" w:rsidP="00801FDE">
      <w:pPr>
        <w:pStyle w:val="Heading3"/>
      </w:pPr>
      <w:r>
        <w:t>Obstacles</w:t>
      </w:r>
    </w:p>
    <w:p w14:paraId="386CAF36" w14:textId="4ED2A7A0" w:rsidR="00801FDE" w:rsidRDefault="00916E92" w:rsidP="00801FDE">
      <w:pPr>
        <w:pStyle w:val="ListParagraph"/>
        <w:numPr>
          <w:ilvl w:val="0"/>
          <w:numId w:val="24"/>
        </w:numPr>
      </w:pPr>
      <w:r>
        <w:t>Frost (affects buildings)</w:t>
      </w:r>
    </w:p>
    <w:p w14:paraId="3C8A8CD9" w14:textId="3D4E05B9" w:rsidR="00801FDE" w:rsidRDefault="00801FDE" w:rsidP="00801FDE">
      <w:pPr>
        <w:pStyle w:val="ListParagraph"/>
        <w:numPr>
          <w:ilvl w:val="0"/>
          <w:numId w:val="24"/>
        </w:numPr>
      </w:pPr>
      <w:r>
        <w:t>“Mushrooms” (or something equivalent in a</w:t>
      </w:r>
      <w:r w:rsidR="00916E92">
        <w:t xml:space="preserve"> cold</w:t>
      </w:r>
      <w:r>
        <w:t xml:space="preserve"> environment)</w:t>
      </w:r>
    </w:p>
    <w:p w14:paraId="1BAC689E" w14:textId="6E6F7D6C" w:rsidR="00801FDE" w:rsidRDefault="00916E92" w:rsidP="00801FDE">
      <w:pPr>
        <w:pStyle w:val="ListParagraph"/>
        <w:numPr>
          <w:ilvl w:val="0"/>
          <w:numId w:val="24"/>
        </w:numPr>
      </w:pPr>
      <w:r>
        <w:t>Winter fly</w:t>
      </w:r>
    </w:p>
    <w:p w14:paraId="100781FD" w14:textId="0C8D007F" w:rsidR="00916E92" w:rsidRDefault="00916E92" w:rsidP="00801FDE">
      <w:pPr>
        <w:pStyle w:val="ListParagraph"/>
        <w:numPr>
          <w:ilvl w:val="0"/>
          <w:numId w:val="24"/>
        </w:numPr>
      </w:pPr>
      <w:r>
        <w:t>Blizzard</w:t>
      </w:r>
      <w:r w:rsidR="00D27A3F">
        <w:t xml:space="preserve"> (frogs simply need to hole up in their home, will freeze buildings)</w:t>
      </w:r>
    </w:p>
    <w:p w14:paraId="4D110CFF" w14:textId="77777777" w:rsidR="00801FDE" w:rsidRPr="00C92337" w:rsidRDefault="00801FDE" w:rsidP="00C92337"/>
    <w:p w14:paraId="4740A684" w14:textId="77777777" w:rsidR="00C92337" w:rsidRDefault="00C92337" w:rsidP="00C92337">
      <w:pPr>
        <w:pStyle w:val="Heading3"/>
      </w:pPr>
      <w:r>
        <w:t>Summary</w:t>
      </w:r>
    </w:p>
    <w:p w14:paraId="55DB1A38" w14:textId="5A064B50" w:rsidR="005753EB" w:rsidRDefault="008E4BE8" w:rsidP="005753EB">
      <w:pPr>
        <w:pStyle w:val="ListParagraph"/>
        <w:numPr>
          <w:ilvl w:val="0"/>
          <w:numId w:val="24"/>
        </w:numPr>
      </w:pPr>
      <w:r>
        <w:t>The game will summarize what the player has learned up to this point.</w:t>
      </w:r>
    </w:p>
    <w:p w14:paraId="20C5F4D4" w14:textId="2FE397B4" w:rsidR="00D27A3F" w:rsidRDefault="00D27A3F" w:rsidP="005753EB">
      <w:pPr>
        <w:pStyle w:val="ListParagraph"/>
        <w:numPr>
          <w:ilvl w:val="0"/>
          <w:numId w:val="24"/>
        </w:numPr>
      </w:pPr>
      <w:r>
        <w:t>Frogs can catch a cold if there is no sufficient heating, thus requiring a medic.</w:t>
      </w:r>
    </w:p>
    <w:p w14:paraId="279966CF" w14:textId="57AAEA19" w:rsidR="00D27A3F" w:rsidRDefault="00D27A3F" w:rsidP="005753EB">
      <w:pPr>
        <w:pStyle w:val="ListParagraph"/>
        <w:numPr>
          <w:ilvl w:val="0"/>
          <w:numId w:val="24"/>
        </w:numPr>
      </w:pPr>
      <w:r>
        <w:t>Food will be more difficult to produce.</w:t>
      </w:r>
    </w:p>
    <w:p w14:paraId="7117C913" w14:textId="2D209404" w:rsidR="00C92337" w:rsidRDefault="00C92337" w:rsidP="005753EB">
      <w:r>
        <w:br w:type="page"/>
      </w:r>
    </w:p>
    <w:p w14:paraId="4D31D81A" w14:textId="77777777" w:rsidR="00D72E24" w:rsidRDefault="00000000">
      <w:pPr>
        <w:pStyle w:val="Heading1"/>
        <w:rPr>
          <w:color w:val="0000FF"/>
        </w:rPr>
      </w:pPr>
      <w:bookmarkStart w:id="15" w:name="_ksso39ws6f3w" w:colFirst="0" w:colLast="0"/>
      <w:bookmarkEnd w:id="15"/>
      <w:r>
        <w:rPr>
          <w:color w:val="0000FF"/>
        </w:rPr>
        <w:lastRenderedPageBreak/>
        <w:t>LO Concept Coverage</w:t>
      </w:r>
    </w:p>
    <w:p w14:paraId="0C3C3B2F" w14:textId="77777777" w:rsidR="00D72E24" w:rsidRDefault="00D72E24"/>
    <w:p w14:paraId="7DB73677" w14:textId="77777777" w:rsidR="00D72E24" w:rsidRDefault="00000000">
      <w:pPr>
        <w:pStyle w:val="Heading3"/>
      </w:pPr>
      <w:bookmarkStart w:id="16" w:name="_jub7y4l2tdxk" w:colFirst="0" w:colLast="0"/>
      <w:bookmarkEnd w:id="16"/>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47130D27" w:rsidR="00D8636D" w:rsidRDefault="005753EB" w:rsidP="00F64B8F">
            <w:pPr>
              <w:rPr>
                <w:sz w:val="21"/>
                <w:szCs w:val="21"/>
              </w:rPr>
            </w:pPr>
            <w:r>
              <w:rPr>
                <w:b/>
                <w:sz w:val="21"/>
                <w:szCs w:val="21"/>
              </w:rPr>
              <w:t>W</w:t>
            </w:r>
            <w:r w:rsidR="00D8636D">
              <w:rPr>
                <w:b/>
                <w:sz w:val="21"/>
                <w:szCs w:val="21"/>
              </w:rPr>
              <w:t>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17" w:author="Andrea Goddard" w:date="2023-05-24T17:06:00Z">
                  <w:r w:rsidR="00D8636D" w:rsidRPr="00D8636D">
                    <w:rPr>
                      <w:b/>
                      <w:highlight w:val="yellow"/>
                    </w:rPr>
                    <w:t>Peripheral</w:t>
                  </w:r>
                </w:ins>
              </w:sdtContent>
            </w:sdt>
            <w:sdt>
              <w:sdtPr>
                <w:rPr>
                  <w:highlight w:val="yellow"/>
                </w:rPr>
                <w:tag w:val="goog_rdk_2"/>
                <w:id w:val="321628593"/>
              </w:sdtPr>
              <w:sdtContent>
                <w:del w:id="18"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19" w:author="Andrea Goddard" w:date="2023-05-24T17:07:00Z">
                  <w:r w:rsidR="00D8636D" w:rsidRPr="00D8636D">
                    <w:rPr>
                      <w:b/>
                      <w:highlight w:val="yellow"/>
                    </w:rPr>
                    <w:t>Peripheral</w:t>
                  </w:r>
                </w:ins>
              </w:sdtContent>
            </w:sdt>
            <w:sdt>
              <w:sdtPr>
                <w:rPr>
                  <w:highlight w:val="yellow"/>
                </w:rPr>
                <w:tag w:val="goog_rdk_5"/>
                <w:id w:val="683946335"/>
              </w:sdtPr>
              <w:sdtContent>
                <w:del w:id="20"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21" w:author="Andrea Goddard" w:date="2023-05-24T17:07:00Z">
                  <w:r w:rsidR="00D8636D">
                    <w:rPr>
                      <w:b/>
                    </w:rPr>
                    <w:t>Peripheral</w:t>
                  </w:r>
                </w:ins>
              </w:sdtContent>
            </w:sdt>
            <w:sdt>
              <w:sdtPr>
                <w:tag w:val="goog_rdk_8"/>
                <w:id w:val="-134416610"/>
              </w:sdtPr>
              <w:sdtContent>
                <w:del w:id="22"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23" w:author="Andrea Goddard" w:date="2023-05-24T17:09:00Z">
                  <w:r w:rsidR="00D8636D">
                    <w:rPr>
                      <w:b/>
                    </w:rPr>
                    <w:t>Peripheral</w:t>
                  </w:r>
                </w:ins>
              </w:sdtContent>
            </w:sdt>
            <w:sdt>
              <w:sdtPr>
                <w:tag w:val="goog_rdk_11"/>
                <w:id w:val="-111905499"/>
              </w:sdtPr>
              <w:sdtContent>
                <w:del w:id="24"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25" w:author="Andrea Goddard" w:date="2023-05-24T17:09:00Z">
                  <w:r w:rsidR="00D8636D" w:rsidRPr="00D8636D">
                    <w:rPr>
                      <w:b/>
                      <w:highlight w:val="yellow"/>
                    </w:rPr>
                    <w:t>Peripheral</w:t>
                  </w:r>
                </w:ins>
              </w:sdtContent>
            </w:sdt>
            <w:sdt>
              <w:sdtPr>
                <w:rPr>
                  <w:highlight w:val="yellow"/>
                </w:rPr>
                <w:tag w:val="goog_rdk_14"/>
                <w:id w:val="-1399433845"/>
              </w:sdtPr>
              <w:sdtContent>
                <w:del w:id="26"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27" w:author="Andrea Goddard" w:date="2023-05-24T17:09:00Z">
                  <w:r w:rsidR="00D8636D" w:rsidRPr="00D8636D">
                    <w:rPr>
                      <w:b/>
                      <w:highlight w:val="yellow"/>
                    </w:rPr>
                    <w:t>Peripheral</w:t>
                  </w:r>
                </w:ins>
              </w:sdtContent>
            </w:sdt>
            <w:sdt>
              <w:sdtPr>
                <w:rPr>
                  <w:highlight w:val="yellow"/>
                </w:rPr>
                <w:tag w:val="goog_rdk_17"/>
                <w:id w:val="-1092092221"/>
              </w:sdtPr>
              <w:sdtContent>
                <w:del w:id="28"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 xml:space="preserve">Atmospheric composition, including the </w:t>
            </w:r>
            <w:proofErr w:type="gramStart"/>
            <w:r w:rsidRPr="00D8636D">
              <w:rPr>
                <w:sz w:val="21"/>
                <w:szCs w:val="21"/>
                <w:highlight w:val="yellow"/>
              </w:rPr>
              <w:t>amount</w:t>
            </w:r>
            <w:proofErr w:type="gramEnd"/>
            <w:r w:rsidRPr="00D8636D">
              <w:rPr>
                <w:sz w:val="21"/>
                <w:szCs w:val="21"/>
                <w:highlight w:val="yellow"/>
              </w:rPr>
              <w:t xml:space="preserve">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29" w:author="Andrea Goddard" w:date="2023-05-24T17:09:00Z">
                  <w:r w:rsidR="00D8636D" w:rsidRPr="00D8636D">
                    <w:rPr>
                      <w:b/>
                      <w:highlight w:val="yellow"/>
                    </w:rPr>
                    <w:t>Peripheral</w:t>
                  </w:r>
                </w:ins>
              </w:sdtContent>
            </w:sdt>
            <w:sdt>
              <w:sdtPr>
                <w:rPr>
                  <w:highlight w:val="yellow"/>
                </w:rPr>
                <w:tag w:val="goog_rdk_20"/>
                <w:id w:val="2067144786"/>
              </w:sdtPr>
              <w:sdtContent>
                <w:del w:id="30"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31" w:author="Andrea Goddard" w:date="2023-05-24T17:09:00Z">
                  <w:r w:rsidR="00D8636D">
                    <w:rPr>
                      <w:b/>
                    </w:rPr>
                    <w:t>Peripheral</w:t>
                  </w:r>
                </w:ins>
              </w:sdtContent>
            </w:sdt>
            <w:sdt>
              <w:sdtPr>
                <w:tag w:val="goog_rdk_23"/>
                <w:id w:val="1881510008"/>
              </w:sdtPr>
              <w:sdtContent>
                <w:del w:id="32"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33" w:name="_htsps0f46zva" w:colFirst="0" w:colLast="0"/>
      <w:bookmarkEnd w:id="33"/>
      <w:r>
        <w:rPr>
          <w:color w:val="0000FF"/>
        </w:rPr>
        <w:t>Legends of Learning Required Content Practices</w:t>
      </w:r>
    </w:p>
    <w:p w14:paraId="0C5C371B" w14:textId="77777777" w:rsidR="00D72E24" w:rsidRDefault="00D72E24"/>
    <w:p w14:paraId="48BAC42D" w14:textId="77777777" w:rsidR="00D72E24" w:rsidRDefault="00000000">
      <w:pPr>
        <w:pStyle w:val="Heading3"/>
      </w:pPr>
      <w:bookmarkStart w:id="34" w:name="_f51r4b8ioo7a" w:colFirst="0" w:colLast="0"/>
      <w:bookmarkEnd w:id="34"/>
      <w:r>
        <w:t>Checklist Overview</w:t>
      </w:r>
    </w:p>
    <w:p w14:paraId="4004C31F" w14:textId="77777777" w:rsidR="00D72E24" w:rsidRDefault="00000000">
      <w:hyperlink r:id="rId13">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35" w:name="_8j8qo2nti00o" w:colFirst="0" w:colLast="0"/>
      <w:bookmarkEnd w:id="35"/>
      <w:r>
        <w:t>Connection Between Gameplay and Learning</w:t>
      </w:r>
    </w:p>
    <w:p w14:paraId="43CFEFE3" w14:textId="05B90CB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w:t>
      </w:r>
      <w:r w:rsidR="00191599">
        <w:t xml:space="preserve">the wind </w:t>
      </w:r>
      <w:r>
        <w:t>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621EABE5"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w:t>
      </w:r>
      <w:r w:rsidR="00B40806">
        <w:t>location</w:t>
      </w:r>
      <w:r>
        <w:t xml:space="preserve"> and </w:t>
      </w:r>
      <w:r w:rsidR="00B40806">
        <w:t>time</w:t>
      </w:r>
      <w:r>
        <w:t>.</w:t>
      </w:r>
    </w:p>
    <w:p w14:paraId="6795E073" w14:textId="4315D061" w:rsidR="00BF1C24" w:rsidRDefault="00BF1C24" w:rsidP="00245F93">
      <w:pPr>
        <w:numPr>
          <w:ilvl w:val="0"/>
          <w:numId w:val="4"/>
        </w:numPr>
      </w:pPr>
      <w:r>
        <w:t xml:space="preserve">In the Colony Simulation gameplay, the player will </w:t>
      </w:r>
      <w:r w:rsidR="00245F93">
        <w:t>learn how weather is different from day-to-day.</w:t>
      </w:r>
      <w:r>
        <w:t xml:space="preserve"> </w:t>
      </w:r>
      <w:r w:rsidR="00245F93">
        <w:t xml:space="preserve">They will also </w:t>
      </w:r>
      <w:r>
        <w:t xml:space="preserve">learn how </w:t>
      </w:r>
      <w:r w:rsidR="007C51B9">
        <w:t>the environment can be manipulated to change the local climate to allow for suitable habitation. These are more implicit, and the game will</w:t>
      </w:r>
      <w:r w:rsidR="00E20C4F">
        <w:t xml:space="preserve"> provide some explanations </w:t>
      </w:r>
      <w:r w:rsidR="007C51B9">
        <w:t>through</w:t>
      </w:r>
      <w:r w:rsidR="00245F93">
        <w:t>out the game</w:t>
      </w:r>
      <w:r w:rsidR="007C51B9">
        <w:t>.</w:t>
      </w:r>
    </w:p>
    <w:p w14:paraId="1B32A551" w14:textId="77777777" w:rsidR="00D72E24" w:rsidRDefault="00000000">
      <w:pPr>
        <w:pStyle w:val="Heading3"/>
      </w:pPr>
      <w:bookmarkStart w:id="36" w:name="_woe6ankxv3c1" w:colFirst="0" w:colLast="0"/>
      <w:bookmarkEnd w:id="36"/>
      <w:r>
        <w:t>Role of Text in Learning</w:t>
      </w:r>
    </w:p>
    <w:p w14:paraId="344781AF" w14:textId="7DAD1787"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w:t>
      </w:r>
      <w:r w:rsidR="00E916AF">
        <w:t xml:space="preserve"> animated illustration</w:t>
      </w:r>
      <w:r>
        <w:t>.</w:t>
      </w:r>
    </w:p>
    <w:p w14:paraId="50C986CA" w14:textId="748A51E0" w:rsidR="007C51B9" w:rsidRDefault="007C51B9" w:rsidP="007C51B9">
      <w:pPr>
        <w:numPr>
          <w:ilvl w:val="0"/>
          <w:numId w:val="16"/>
        </w:numPr>
      </w:pPr>
      <w:r>
        <w:t>Text will also be used to teach the player the objective of the game, and will further support the LOs that the</w:t>
      </w:r>
      <w:r w:rsidR="000E2A71">
        <w:t>y</w:t>
      </w:r>
      <w:r>
        <w:t xml:space="preserve"> tie </w:t>
      </w:r>
      <w:r w:rsidR="000E2A71">
        <w:t>to</w:t>
      </w:r>
      <w:r>
        <w:t>.</w:t>
      </w:r>
    </w:p>
    <w:p w14:paraId="3646E1D7" w14:textId="77777777" w:rsidR="00D72E24" w:rsidRDefault="00000000">
      <w:pPr>
        <w:pStyle w:val="Heading3"/>
      </w:pPr>
      <w:bookmarkStart w:id="37" w:name="_lt79bqy4gldx" w:colFirst="0" w:colLast="0"/>
      <w:bookmarkEnd w:id="37"/>
      <w:r>
        <w:t>Characters - Diversity</w:t>
      </w:r>
    </w:p>
    <w:p w14:paraId="40EB9BCD" w14:textId="63C1BAF0" w:rsidR="006A3847" w:rsidRDefault="00485E24" w:rsidP="005A0E07">
      <w:pPr>
        <w:numPr>
          <w:ilvl w:val="0"/>
          <w:numId w:val="2"/>
        </w:numPr>
        <w:shd w:val="clear" w:color="auto" w:fill="FFFFFF"/>
        <w:spacing w:after="200"/>
      </w:pPr>
      <w:r>
        <w:t xml:space="preserve">Frogs – The frogs will come with various colors to indicate their preferred climate. This is merely used as a way to ascertain where </w:t>
      </w:r>
      <w:r w:rsidR="00910E29">
        <w:t>on Earth to</w:t>
      </w:r>
      <w:r>
        <w:t xml:space="preserve"> bring these frogs.</w:t>
      </w:r>
      <w:r w:rsidR="006A3847">
        <w:t xml:space="preserve"> Certain frogs will also be wearing a hat that signifies their role.</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38" w:name="_oftwb572cwpn" w:colFirst="0" w:colLast="0"/>
      <w:bookmarkEnd w:id="38"/>
      <w:r>
        <w:rPr>
          <w:color w:val="0000FF"/>
        </w:rPr>
        <w:lastRenderedPageBreak/>
        <w:t>Technical</w:t>
      </w:r>
    </w:p>
    <w:p w14:paraId="18D8D8D5" w14:textId="77777777" w:rsidR="00D72E24" w:rsidRDefault="00000000">
      <w:pPr>
        <w:pStyle w:val="Heading3"/>
        <w:shd w:val="clear" w:color="auto" w:fill="FFFFFF"/>
        <w:spacing w:before="200" w:after="200"/>
      </w:pPr>
      <w:bookmarkStart w:id="39" w:name="_ileqj0wqbx92" w:colFirst="0" w:colLast="0"/>
      <w:bookmarkEnd w:id="39"/>
      <w:r>
        <w:t>Development Hardware/Software</w:t>
      </w:r>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40" w:name="_b34pcjhox752" w:colFirst="0" w:colLast="0"/>
      <w:bookmarkEnd w:id="40"/>
      <w:r>
        <w:t>Asset Summary</w:t>
      </w:r>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037224E2" w14:textId="77777777" w:rsidR="00CF1B53" w:rsidRDefault="00CF1B53" w:rsidP="00CF1B53"/>
    <w:p w14:paraId="7CC98323" w14:textId="34D930F4" w:rsidR="00D72E24" w:rsidRDefault="00000000">
      <w:pPr>
        <w:pStyle w:val="Heading3"/>
      </w:pPr>
      <w:bookmarkStart w:id="41" w:name="_7xcl4emkqa1o" w:colFirst="0" w:colLast="0"/>
      <w:bookmarkEnd w:id="41"/>
      <w:r>
        <w:t>Music and Sounds</w:t>
      </w:r>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4" w:history="1">
        <w:proofErr w:type="spellStart"/>
        <w:r w:rsidRPr="000852A0">
          <w:rPr>
            <w:rStyle w:val="Hyperlink"/>
          </w:rPr>
          <w:t>Dova</w:t>
        </w:r>
        <w:proofErr w:type="spellEnd"/>
        <w:r w:rsidRPr="000852A0">
          <w:rPr>
            <w:rStyle w:val="Hyperlink"/>
          </w:rPr>
          <w:t>-Syndrome</w:t>
        </w:r>
      </w:hyperlink>
    </w:p>
    <w:p w14:paraId="244C5A9A" w14:textId="5071D3D9" w:rsidR="00D72E24" w:rsidRDefault="00CB2F80" w:rsidP="00CF1B53">
      <w:pPr>
        <w:numPr>
          <w:ilvl w:val="0"/>
          <w:numId w:val="10"/>
        </w:numPr>
      </w:pPr>
      <w:r>
        <w:t>All sound effects will be acquired via our collection which is comprised of various licenses: purchased or public.</w:t>
      </w:r>
    </w:p>
    <w:p w14:paraId="203C8423" w14:textId="398EBDDA" w:rsidR="00133FBC" w:rsidRDefault="00133FBC">
      <w:r>
        <w:br w:type="page"/>
      </w:r>
    </w:p>
    <w:p w14:paraId="3416292A" w14:textId="77777777" w:rsidR="00D72E24" w:rsidRDefault="00D72E24"/>
    <w:p w14:paraId="4CA6036A" w14:textId="77777777" w:rsidR="00D72E24" w:rsidRDefault="00000000">
      <w:pPr>
        <w:pStyle w:val="Heading1"/>
        <w:rPr>
          <w:color w:val="0000FF"/>
        </w:rPr>
      </w:pPr>
      <w:bookmarkStart w:id="42" w:name="_uicrcm7meylh" w:colFirst="0" w:colLast="0"/>
      <w:bookmarkEnd w:id="42"/>
      <w:r>
        <w:rPr>
          <w:color w:val="0000FF"/>
        </w:rPr>
        <w:t>Art Style</w:t>
      </w:r>
    </w:p>
    <w:p w14:paraId="030B0D9D" w14:textId="77777777" w:rsidR="00D72E24" w:rsidRDefault="00D72E24">
      <w:bookmarkStart w:id="43" w:name="_9defhc2f3dbt" w:colFirst="0" w:colLast="0"/>
      <w:bookmarkEnd w:id="43"/>
    </w:p>
    <w:p w14:paraId="1DE06972" w14:textId="48C3EEB3" w:rsidR="00A0224C" w:rsidRDefault="00133FBC">
      <w:r>
        <w:rPr>
          <w:noProof/>
        </w:rPr>
        <w:drawing>
          <wp:inline distT="0" distB="0" distL="0" distR="0" wp14:anchorId="1FA92125" wp14:editId="6DFD6A88">
            <wp:extent cx="6087533" cy="3465353"/>
            <wp:effectExtent l="0" t="0" r="8890" b="1905"/>
            <wp:docPr id="76452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1242" name="Picture 7645212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092" cy="3487303"/>
                    </a:xfrm>
                    <a:prstGeom prst="rect">
                      <a:avLst/>
                    </a:prstGeom>
                  </pic:spPr>
                </pic:pic>
              </a:graphicData>
            </a:graphic>
          </wp:inline>
        </w:drawing>
      </w:r>
    </w:p>
    <w:p w14:paraId="04C66F90" w14:textId="77777777" w:rsidR="00A0224C" w:rsidRDefault="00A0224C"/>
    <w:p w14:paraId="5A15F9F4" w14:textId="77777777" w:rsidR="00D72E24" w:rsidRDefault="00000000">
      <w:pPr>
        <w:pStyle w:val="Heading1"/>
        <w:rPr>
          <w:color w:val="0000FF"/>
        </w:rPr>
      </w:pPr>
      <w:bookmarkStart w:id="44" w:name="_5aez51ch4gc0" w:colFirst="0" w:colLast="0"/>
      <w:bookmarkEnd w:id="44"/>
      <w:r>
        <w:rPr>
          <w:color w:val="0000FF"/>
        </w:rPr>
        <w:t>Schedule for Development + Delivery [Optional, but Encouraged]</w:t>
      </w:r>
    </w:p>
    <w:p w14:paraId="1822EF25" w14:textId="77777777" w:rsidR="00D72E24" w:rsidRDefault="00000000">
      <w:pPr>
        <w:numPr>
          <w:ilvl w:val="0"/>
          <w:numId w:val="3"/>
        </w:numPr>
      </w:pPr>
      <w:r>
        <w:t>You may link to another document / spreadsheet if you like</w:t>
      </w:r>
    </w:p>
    <w:p w14:paraId="0F3D1F55" w14:textId="77777777" w:rsidR="00D72E24" w:rsidRDefault="00000000">
      <w:pPr>
        <w:numPr>
          <w:ilvl w:val="1"/>
          <w:numId w:val="3"/>
        </w:numPr>
      </w:pPr>
      <w:r>
        <w:t xml:space="preserve">If you do, just make sure viewing permissions are available :) </w:t>
      </w:r>
    </w:p>
    <w:p w14:paraId="36E7BEE5" w14:textId="77777777" w:rsidR="00D72E24" w:rsidRDefault="00D72E24"/>
    <w:p w14:paraId="739327D0" w14:textId="77777777" w:rsidR="00D72E24" w:rsidRDefault="00D72E24"/>
    <w:p w14:paraId="6F6B417C" w14:textId="6624CE81" w:rsidR="00D72E24" w:rsidRDefault="00000000">
      <w:pPr>
        <w:pStyle w:val="Heading1"/>
        <w:rPr>
          <w:color w:val="0000FF"/>
        </w:rPr>
      </w:pPr>
      <w:bookmarkStart w:id="45" w:name="_3s5s7z0qgif" w:colFirst="0" w:colLast="0"/>
      <w:bookmarkEnd w:id="45"/>
      <w:r>
        <w:rPr>
          <w:color w:val="0000FF"/>
        </w:rPr>
        <w:t>Story / Narrative</w:t>
      </w:r>
    </w:p>
    <w:p w14:paraId="00BC13AF" w14:textId="77777777" w:rsidR="00D72E24" w:rsidRDefault="00D72E24"/>
    <w:p w14:paraId="4A4BC7C3" w14:textId="77777777" w:rsidR="00D72E24" w:rsidRDefault="00000000">
      <w:pPr>
        <w:pStyle w:val="Heading3"/>
      </w:pPr>
      <w:bookmarkStart w:id="46" w:name="_2cxaegn1vq3j" w:colFirst="0" w:colLast="0"/>
      <w:bookmarkEnd w:id="46"/>
      <w:r>
        <w:t>Back Story</w:t>
      </w:r>
    </w:p>
    <w:p w14:paraId="583B5D9B" w14:textId="4F257B33" w:rsidR="00D72E24" w:rsidRDefault="00094348" w:rsidP="00131F97">
      <w:r>
        <w:t xml:space="preserve">Space frogs exiled from a </w:t>
      </w:r>
      <w:r w:rsidR="00D8636D">
        <w:t>faraway</w:t>
      </w:r>
      <w:r>
        <w:t xml:space="preserve"> galaxy, looking for a new home.</w:t>
      </w:r>
    </w:p>
    <w:p w14:paraId="7882D979" w14:textId="77777777" w:rsidR="00D72E24" w:rsidRDefault="00D72E24"/>
    <w:p w14:paraId="4EDDF2D0" w14:textId="77777777" w:rsidR="00D72E24" w:rsidRDefault="00000000">
      <w:pPr>
        <w:pStyle w:val="Heading3"/>
      </w:pPr>
      <w:bookmarkStart w:id="47" w:name="_d2mj3wwpm8" w:colFirst="0" w:colLast="0"/>
      <w:bookmarkEnd w:id="47"/>
      <w:r>
        <w:t>Plot Elements</w:t>
      </w:r>
    </w:p>
    <w:p w14:paraId="33B8F925" w14:textId="61674507" w:rsidR="00D72E24" w:rsidRDefault="00094348">
      <w:pPr>
        <w:numPr>
          <w:ilvl w:val="0"/>
          <w:numId w:val="18"/>
        </w:numPr>
      </w:pPr>
      <w:r>
        <w:t>Blah</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16CFA"/>
    <w:rsid w:val="000210ED"/>
    <w:rsid w:val="00021628"/>
    <w:rsid w:val="000234F4"/>
    <w:rsid w:val="0004379F"/>
    <w:rsid w:val="000453FC"/>
    <w:rsid w:val="00046740"/>
    <w:rsid w:val="00076723"/>
    <w:rsid w:val="000804C3"/>
    <w:rsid w:val="000852A0"/>
    <w:rsid w:val="00094348"/>
    <w:rsid w:val="000956E9"/>
    <w:rsid w:val="000B41AE"/>
    <w:rsid w:val="000C211E"/>
    <w:rsid w:val="000C4037"/>
    <w:rsid w:val="000E2A71"/>
    <w:rsid w:val="000F153D"/>
    <w:rsid w:val="00131F97"/>
    <w:rsid w:val="001325BA"/>
    <w:rsid w:val="001336C4"/>
    <w:rsid w:val="00133FBC"/>
    <w:rsid w:val="00142666"/>
    <w:rsid w:val="001431B6"/>
    <w:rsid w:val="00150164"/>
    <w:rsid w:val="0015787E"/>
    <w:rsid w:val="00160802"/>
    <w:rsid w:val="00175782"/>
    <w:rsid w:val="00186A99"/>
    <w:rsid w:val="00191599"/>
    <w:rsid w:val="001B1F26"/>
    <w:rsid w:val="001C3E9A"/>
    <w:rsid w:val="001D20F1"/>
    <w:rsid w:val="001E59B9"/>
    <w:rsid w:val="001F4590"/>
    <w:rsid w:val="001F6976"/>
    <w:rsid w:val="00212EF0"/>
    <w:rsid w:val="002319DA"/>
    <w:rsid w:val="00245F93"/>
    <w:rsid w:val="00254286"/>
    <w:rsid w:val="00273BD5"/>
    <w:rsid w:val="00297097"/>
    <w:rsid w:val="002A0921"/>
    <w:rsid w:val="002D55A6"/>
    <w:rsid w:val="0030397F"/>
    <w:rsid w:val="003336BC"/>
    <w:rsid w:val="00340390"/>
    <w:rsid w:val="00354CDF"/>
    <w:rsid w:val="00357958"/>
    <w:rsid w:val="003D0E5A"/>
    <w:rsid w:val="003E5898"/>
    <w:rsid w:val="003F2315"/>
    <w:rsid w:val="00402188"/>
    <w:rsid w:val="0041224A"/>
    <w:rsid w:val="004168EB"/>
    <w:rsid w:val="0043498B"/>
    <w:rsid w:val="00485E24"/>
    <w:rsid w:val="00487931"/>
    <w:rsid w:val="004A223F"/>
    <w:rsid w:val="004B098F"/>
    <w:rsid w:val="004B516B"/>
    <w:rsid w:val="004E3E70"/>
    <w:rsid w:val="005141F0"/>
    <w:rsid w:val="0052477A"/>
    <w:rsid w:val="00542273"/>
    <w:rsid w:val="00542D29"/>
    <w:rsid w:val="00543750"/>
    <w:rsid w:val="0056086F"/>
    <w:rsid w:val="005753EB"/>
    <w:rsid w:val="00576891"/>
    <w:rsid w:val="00580BF6"/>
    <w:rsid w:val="00581FD3"/>
    <w:rsid w:val="00596114"/>
    <w:rsid w:val="005967C8"/>
    <w:rsid w:val="005A0E07"/>
    <w:rsid w:val="005F27EB"/>
    <w:rsid w:val="00603FF7"/>
    <w:rsid w:val="00611FAD"/>
    <w:rsid w:val="0062613C"/>
    <w:rsid w:val="00626720"/>
    <w:rsid w:val="00631657"/>
    <w:rsid w:val="00641C3A"/>
    <w:rsid w:val="006503FD"/>
    <w:rsid w:val="00653B0E"/>
    <w:rsid w:val="006605B9"/>
    <w:rsid w:val="00673987"/>
    <w:rsid w:val="006A3847"/>
    <w:rsid w:val="006E4C00"/>
    <w:rsid w:val="007029AA"/>
    <w:rsid w:val="00717AC2"/>
    <w:rsid w:val="00722C14"/>
    <w:rsid w:val="00740EFB"/>
    <w:rsid w:val="007626CD"/>
    <w:rsid w:val="00770FBB"/>
    <w:rsid w:val="00772733"/>
    <w:rsid w:val="00780981"/>
    <w:rsid w:val="00781BFD"/>
    <w:rsid w:val="00795F1F"/>
    <w:rsid w:val="0079712A"/>
    <w:rsid w:val="007A5004"/>
    <w:rsid w:val="007A6B05"/>
    <w:rsid w:val="007C51B9"/>
    <w:rsid w:val="007D2C98"/>
    <w:rsid w:val="007E4978"/>
    <w:rsid w:val="00801FDE"/>
    <w:rsid w:val="00803058"/>
    <w:rsid w:val="00815C55"/>
    <w:rsid w:val="008169EF"/>
    <w:rsid w:val="00827509"/>
    <w:rsid w:val="00853083"/>
    <w:rsid w:val="00870D95"/>
    <w:rsid w:val="00884C55"/>
    <w:rsid w:val="00890A31"/>
    <w:rsid w:val="00897AC4"/>
    <w:rsid w:val="008B5A09"/>
    <w:rsid w:val="008D29BB"/>
    <w:rsid w:val="008D5243"/>
    <w:rsid w:val="008E4BE8"/>
    <w:rsid w:val="00900D7E"/>
    <w:rsid w:val="009060CC"/>
    <w:rsid w:val="00910E29"/>
    <w:rsid w:val="00916E92"/>
    <w:rsid w:val="00956E3B"/>
    <w:rsid w:val="0096416E"/>
    <w:rsid w:val="009B642D"/>
    <w:rsid w:val="009C0FD7"/>
    <w:rsid w:val="009C2626"/>
    <w:rsid w:val="009D4EA6"/>
    <w:rsid w:val="009E6B9E"/>
    <w:rsid w:val="009E6E47"/>
    <w:rsid w:val="00A007A1"/>
    <w:rsid w:val="00A0224C"/>
    <w:rsid w:val="00A56403"/>
    <w:rsid w:val="00A60F8D"/>
    <w:rsid w:val="00A970EB"/>
    <w:rsid w:val="00AD0A5B"/>
    <w:rsid w:val="00AF57FF"/>
    <w:rsid w:val="00B02BB0"/>
    <w:rsid w:val="00B2672A"/>
    <w:rsid w:val="00B373B6"/>
    <w:rsid w:val="00B40806"/>
    <w:rsid w:val="00B50ADF"/>
    <w:rsid w:val="00B551F9"/>
    <w:rsid w:val="00B5665E"/>
    <w:rsid w:val="00B602D1"/>
    <w:rsid w:val="00B90684"/>
    <w:rsid w:val="00B927D8"/>
    <w:rsid w:val="00B94E5B"/>
    <w:rsid w:val="00BB2912"/>
    <w:rsid w:val="00BC37CA"/>
    <w:rsid w:val="00BF1C24"/>
    <w:rsid w:val="00C21404"/>
    <w:rsid w:val="00C21803"/>
    <w:rsid w:val="00C24CDF"/>
    <w:rsid w:val="00C3233E"/>
    <w:rsid w:val="00C41E93"/>
    <w:rsid w:val="00C60BD9"/>
    <w:rsid w:val="00C817E3"/>
    <w:rsid w:val="00C851CA"/>
    <w:rsid w:val="00C92337"/>
    <w:rsid w:val="00C930FC"/>
    <w:rsid w:val="00CA6DE5"/>
    <w:rsid w:val="00CB04B4"/>
    <w:rsid w:val="00CB2F80"/>
    <w:rsid w:val="00CB7D47"/>
    <w:rsid w:val="00CC5D37"/>
    <w:rsid w:val="00CE7EE8"/>
    <w:rsid w:val="00CF1B53"/>
    <w:rsid w:val="00D00AA1"/>
    <w:rsid w:val="00D25F60"/>
    <w:rsid w:val="00D27A3F"/>
    <w:rsid w:val="00D422DE"/>
    <w:rsid w:val="00D50C59"/>
    <w:rsid w:val="00D62A6F"/>
    <w:rsid w:val="00D72E24"/>
    <w:rsid w:val="00D821C2"/>
    <w:rsid w:val="00D83254"/>
    <w:rsid w:val="00D8636D"/>
    <w:rsid w:val="00D90C10"/>
    <w:rsid w:val="00DA26E7"/>
    <w:rsid w:val="00DA2B54"/>
    <w:rsid w:val="00DB6FA2"/>
    <w:rsid w:val="00DD6C97"/>
    <w:rsid w:val="00DF5B82"/>
    <w:rsid w:val="00E13896"/>
    <w:rsid w:val="00E20C4F"/>
    <w:rsid w:val="00E266D0"/>
    <w:rsid w:val="00E43AD7"/>
    <w:rsid w:val="00E44335"/>
    <w:rsid w:val="00E6526D"/>
    <w:rsid w:val="00E7179B"/>
    <w:rsid w:val="00E7215D"/>
    <w:rsid w:val="00E741D8"/>
    <w:rsid w:val="00E74FB1"/>
    <w:rsid w:val="00E916AF"/>
    <w:rsid w:val="00E930C4"/>
    <w:rsid w:val="00EB1321"/>
    <w:rsid w:val="00EB6B59"/>
    <w:rsid w:val="00EC765B"/>
    <w:rsid w:val="00ED48C1"/>
    <w:rsid w:val="00ED7987"/>
    <w:rsid w:val="00EE1CB0"/>
    <w:rsid w:val="00EE1EB2"/>
    <w:rsid w:val="00EE6D65"/>
    <w:rsid w:val="00EF0FD6"/>
    <w:rsid w:val="00F03A39"/>
    <w:rsid w:val="00F04974"/>
    <w:rsid w:val="00F07C78"/>
    <w:rsid w:val="00F14536"/>
    <w:rsid w:val="00F51022"/>
    <w:rsid w:val="00F60B5D"/>
    <w:rsid w:val="00F71FF0"/>
    <w:rsid w:val="00F92A91"/>
    <w:rsid w:val="00F956A1"/>
    <w:rsid w:val="00FC08E1"/>
    <w:rsid w:val="00FF006E"/>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google.com/document/d/10yED8ZwFXOWjwvroqZxaHn1A6utMDncaFwmyc8dqc-g/edit?usp=shar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p5Yk3JNJUejWAimRI4LFcppuIQZPLdJZ/view"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va-s.jp/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4018</TotalTime>
  <Pages>26</Pages>
  <Words>4975</Words>
  <Characters>28362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171</cp:revision>
  <dcterms:created xsi:type="dcterms:W3CDTF">2023-05-26T15:55:00Z</dcterms:created>
  <dcterms:modified xsi:type="dcterms:W3CDTF">2023-06-07T21:00:00Z</dcterms:modified>
</cp:coreProperties>
</file>